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3.png" ContentType="image/png"/>
  <Override PartName="/word/media/image2.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0"/>
        <w:rPr>
          <w:rFonts w:ascii="Arial" w:hAnsi="Arial" w:eastAsia="Arial"/>
          <w:b/>
          <w:color w:val="4CA2D5"/>
          <w:sz w:val="29"/>
        </w:rPr>
      </w:pPr>
      <w:bookmarkStart w:id="0" w:name="page1"/>
      <w:bookmarkEnd w:id="0"/>
      <w:r>
        <w:rPr>
          <w:rFonts w:eastAsia="Arial" w:ascii="Arial" w:hAnsi="Arial"/>
          <w:b/>
          <w:color w:val="4CA2D5"/>
          <w:sz w:val="29"/>
        </w:rPr>
        <w:t>OnDERZOEKSVOORSTEL</w:t>
      </w:r>
    </w:p>
    <w:p>
      <w:pPr>
        <w:pStyle w:val="Normal"/>
        <w:spacing w:lineRule="exact" w:line="58"/>
        <w:rPr>
          <w:rFonts w:ascii="Times New Roman" w:hAnsi="Times New Roman" w:eastAsia="Times New Roman"/>
          <w:sz w:val="24"/>
        </w:rPr>
      </w:pPr>
      <w:r>
        <w:rPr>
          <w:rFonts w:eastAsia="Times New Roman" w:ascii="Times New Roman" w:hAnsi="Times New Roman"/>
          <w:sz w:val="24"/>
        </w:rPr>
      </w:r>
    </w:p>
    <w:p>
      <w:pPr>
        <w:pStyle w:val="Normal"/>
        <w:spacing w:lineRule="atLeast" w:line="0"/>
        <w:ind w:right="40"/>
        <w:jc w:val="both"/>
        <w:rPr>
          <w:rFonts w:ascii="Arial" w:hAnsi="Arial" w:eastAsia="Arial"/>
          <w:b/>
          <w:color w:val="4CA2D5"/>
          <w:sz w:val="34"/>
          <w:ins w:id="2" w:author="Onbekende auteur" w:date="2026-01-04T13:39:16Z"/>
        </w:rPr>
      </w:pPr>
      <w:r>
        <w:rPr>
          <w:rFonts w:eastAsia="Arial" w:ascii="Arial" w:hAnsi="Arial"/>
          <w:b/>
          <w:color w:val="4CA2D5"/>
          <w:sz w:val="34"/>
        </w:rPr>
        <w:t>Beveiliging van AI-agents in Fintech: Geautoma-tiseerde detectie van kwetsbaarheden in MCP-implementaties.</w:t>
      </w:r>
      <w:ins w:id="0" w:author="Onbekende auteur" w:date="2026-01-04T13:29:41Z">
        <w:r>
          <w:rPr>
            <w:rFonts w:eastAsia="Arial" w:ascii="Arial" w:hAnsi="Arial"/>
            <w:b/>
            <w:color w:val="4CA2D5"/>
            <w:sz w:val="34"/>
          </w:rPr>
          <w:t xml:space="preserve"> [</w:t>
        </w:r>
      </w:ins>
      <w:ins w:id="1" w:author="Onbekende auteur" w:date="2026-01-04T13:39:16Z">
        <w:r>
          <w:rPr>
            <w:rFonts w:eastAsia="Arial" w:ascii="Arial" w:hAnsi="Arial"/>
            <w:b/>
            <w:color w:val="4CA2D5"/>
            <w:sz w:val="34"/>
          </w:rPr>
          <w:t>&lt;&lt;--- Titel te ontoegankelijk en te “buzzword</w:t>
          <w:noBreakHyphen/>
          <w:t>erig” geformuleerd.</w:t>
        </w:r>
      </w:ins>
    </w:p>
    <w:p>
      <w:pPr>
        <w:pStyle w:val="Normal"/>
        <w:spacing w:lineRule="atLeast" w:line="0"/>
        <w:ind w:right="40"/>
        <w:jc w:val="both"/>
        <w:rPr>
          <w:rFonts w:ascii="Arial" w:hAnsi="Arial" w:eastAsia="Arial"/>
          <w:b/>
          <w:color w:val="4CA2D5"/>
          <w:sz w:val="34"/>
          <w:ins w:id="4" w:author="Onbekende auteur" w:date="2026-01-04T13:39:16Z"/>
        </w:rPr>
      </w:pPr>
      <w:ins w:id="3" w:author="Onbekende auteur" w:date="2026-01-04T13:39:16Z">
        <w:r>
          <w:rPr>
            <w:rFonts w:eastAsia="Arial" w:ascii="Arial" w:hAnsi="Arial"/>
            <w:b/>
            <w:color w:val="4CA2D5"/>
            <w:sz w:val="34"/>
          </w:rPr>
        </w:r>
      </w:ins>
    </w:p>
    <w:p>
      <w:pPr>
        <w:pStyle w:val="Normal"/>
        <w:spacing w:lineRule="atLeast" w:line="0"/>
        <w:ind w:right="40"/>
        <w:jc w:val="both"/>
        <w:rPr>
          <w:rFonts w:ascii="Arial" w:hAnsi="Arial" w:eastAsia="Arial"/>
          <w:b/>
          <w:color w:val="4CA2D5"/>
          <w:sz w:val="34"/>
          <w:ins w:id="6" w:author="Onbekende auteur" w:date="2026-01-04T13:39:16Z"/>
        </w:rPr>
      </w:pPr>
      <w:ins w:id="5" w:author="Onbekende auteur" w:date="2026-01-04T13:39:16Z">
        <w:r>
          <w:rPr>
            <w:rFonts w:eastAsia="Arial" w:ascii="Arial" w:hAnsi="Arial"/>
            <w:b/>
            <w:color w:val="4CA2D5"/>
            <w:sz w:val="34"/>
          </w:rPr>
          <w:t>- ‘Veel’ jargon op rij: “AI</w:t>
          <w:noBreakHyphen/>
          <w:t>agents”, “Fintech”, “geautomatiseerde detectie”, “kwetsbaarheden”, “MCP</w:t>
          <w:noBreakHyphen/>
          <w:t>implementaties” in één zin maakt het zwaar en moeilijk te assimileren (en men is dan ‘nog maar’ bij de titel).</w:t>
        </w:r>
      </w:ins>
    </w:p>
    <w:p>
      <w:pPr>
        <w:pStyle w:val="Normal"/>
        <w:spacing w:lineRule="atLeast" w:line="0"/>
        <w:ind w:right="40"/>
        <w:jc w:val="both"/>
        <w:rPr>
          <w:rFonts w:ascii="Arial" w:hAnsi="Arial" w:eastAsia="Arial"/>
          <w:b/>
          <w:color w:val="4CA2D5"/>
          <w:sz w:val="34"/>
          <w:ins w:id="8" w:author="Onbekende auteur" w:date="2026-01-04T13:39:16Z"/>
        </w:rPr>
      </w:pPr>
      <w:ins w:id="7" w:author="Onbekende auteur" w:date="2026-01-04T13:39:16Z">
        <w:r>
          <w:rPr>
            <w:rFonts w:eastAsia="Arial" w:ascii="Arial" w:hAnsi="Arial"/>
            <w:b/>
            <w:color w:val="4CA2D5"/>
            <w:sz w:val="34"/>
          </w:rPr>
          <w:t>- MCP is erg niche: zelfs in de industrie is “Model Context Protocol (MCP)” vrij nieuw; dat is geen vanzelfsprekende term.</w:t>
        </w:r>
      </w:ins>
    </w:p>
    <w:p>
      <w:pPr>
        <w:pStyle w:val="Normal"/>
        <w:spacing w:lineRule="atLeast" w:line="0"/>
        <w:ind w:right="40"/>
        <w:jc w:val="both"/>
        <w:rPr>
          <w:rFonts w:ascii="Arial" w:hAnsi="Arial" w:eastAsia="Arial"/>
          <w:b/>
          <w:color w:val="4CA2D5"/>
          <w:sz w:val="34"/>
          <w:ins w:id="10" w:author="Onbekende auteur" w:date="2026-01-04T13:39:16Z"/>
        </w:rPr>
      </w:pPr>
      <w:ins w:id="9" w:author="Onbekende auteur" w:date="2026-01-04T13:39:16Z">
        <w:r>
          <w:rPr>
            <w:rFonts w:eastAsia="Arial" w:ascii="Arial" w:hAnsi="Arial"/>
            <w:b/>
            <w:color w:val="4CA2D5"/>
            <w:sz w:val="34"/>
          </w:rPr>
          <w:t>- Fintech + MCP + AI</w:t>
          <w:noBreakHyphen/>
          <w:t>agents kan te breed overkomen: iemand kan denken dat je én alle Fintech</w:t>
          <w:noBreakHyphen/>
          <w:t>security én alle AI</w:t>
          <w:noBreakHyphen/>
          <w:t>agent</w:t>
          <w:noBreakHyphen/>
          <w:t>security én alle MCP</w:t>
          <w:noBreakHyphen/>
          <w:t>issues gaat doen: is dit zó? = voor bachelorproef 'heel erg ambitieus'</w:t>
        </w:r>
      </w:ins>
    </w:p>
    <w:p>
      <w:pPr>
        <w:pStyle w:val="Normal"/>
        <w:spacing w:lineRule="atLeast" w:line="0"/>
        <w:ind w:right="40"/>
        <w:jc w:val="both"/>
        <w:rPr>
          <w:rFonts w:ascii="Arial" w:hAnsi="Arial" w:eastAsia="Arial"/>
          <w:b/>
          <w:color w:val="4CA2D5"/>
          <w:sz w:val="34"/>
          <w:ins w:id="12" w:author="Onbekende auteur" w:date="2026-01-04T13:39:16Z"/>
        </w:rPr>
      </w:pPr>
      <w:ins w:id="11" w:author="Onbekende auteur" w:date="2026-01-04T13:39:16Z">
        <w:r>
          <w:rPr>
            <w:rFonts w:eastAsia="Arial" w:ascii="Arial" w:hAnsi="Arial"/>
            <w:b/>
            <w:color w:val="4CA2D5"/>
            <w:sz w:val="34"/>
          </w:rPr>
          <w:t>- “geautomatiseerde detectie” vaag; kan van alles betekenen (static analysis, scanning van configuraties, runtime monitoring, pentesting enzovoort)</w:t>
        </w:r>
      </w:ins>
    </w:p>
    <w:p>
      <w:pPr>
        <w:pStyle w:val="Normal"/>
        <w:spacing w:lineRule="atLeast" w:line="0"/>
        <w:ind w:right="40"/>
        <w:jc w:val="both"/>
        <w:rPr>
          <w:rFonts w:ascii="Arial" w:hAnsi="Arial" w:eastAsia="Arial"/>
          <w:b/>
          <w:color w:val="4CA2D5"/>
          <w:sz w:val="34"/>
          <w:ins w:id="14" w:author="Onbekende auteur" w:date="2026-01-04T13:39:16Z"/>
        </w:rPr>
      </w:pPr>
      <w:ins w:id="13" w:author="Onbekende auteur" w:date="2026-01-04T13:39:16Z">
        <w:r>
          <w:rPr>
            <w:rFonts w:eastAsia="Arial" w:ascii="Arial" w:hAnsi="Arial"/>
            <w:b/>
            <w:color w:val="4CA2D5"/>
            <w:sz w:val="34"/>
          </w:rPr>
        </w:r>
      </w:ins>
    </w:p>
    <w:p>
      <w:pPr>
        <w:pStyle w:val="Normal"/>
        <w:spacing w:lineRule="atLeast" w:line="0"/>
        <w:ind w:right="40"/>
        <w:jc w:val="both"/>
        <w:rPr>
          <w:rFonts w:ascii="Arial" w:hAnsi="Arial" w:eastAsia="Arial"/>
          <w:b/>
          <w:color w:val="4CA2D5"/>
          <w:sz w:val="34"/>
          <w:ins w:id="16" w:author="Onbekende auteur" w:date="2026-01-04T13:39:16Z"/>
        </w:rPr>
      </w:pPr>
      <w:ins w:id="15" w:author="Onbekende auteur" w:date="2026-01-04T13:39:16Z">
        <w:r>
          <w:rPr>
            <w:rFonts w:eastAsia="Arial" w:ascii="Arial" w:hAnsi="Arial"/>
            <w:b/>
            <w:color w:val="4CA2D5"/>
            <w:sz w:val="34"/>
          </w:rPr>
          <w:t>Alleen een heldere academische bachelorproeftitel zal je publiek meteen (dus bij het lezen van ... je titel) aanzetten om graag verder te willen lezen, want</w:t>
        </w:r>
      </w:ins>
    </w:p>
    <w:p>
      <w:pPr>
        <w:pStyle w:val="Normal"/>
        <w:spacing w:lineRule="atLeast" w:line="0"/>
        <w:ind w:right="40"/>
        <w:jc w:val="both"/>
        <w:rPr>
          <w:rFonts w:ascii="Arial" w:hAnsi="Arial" w:eastAsia="Arial"/>
          <w:b/>
          <w:color w:val="4CA2D5"/>
          <w:sz w:val="34"/>
          <w:ins w:id="18" w:author="Onbekende auteur" w:date="2026-01-04T13:39:16Z"/>
        </w:rPr>
      </w:pPr>
      <w:ins w:id="17" w:author="Onbekende auteur" w:date="2026-01-04T13:39:16Z">
        <w:r>
          <w:rPr>
            <w:rFonts w:eastAsia="Arial" w:ascii="Arial" w:hAnsi="Arial"/>
            <w:b/>
            <w:color w:val="4CA2D5"/>
            <w:sz w:val="34"/>
          </w:rPr>
        </w:r>
      </w:ins>
    </w:p>
    <w:p>
      <w:pPr>
        <w:pStyle w:val="Normal"/>
        <w:spacing w:lineRule="atLeast" w:line="0"/>
        <w:ind w:right="40"/>
        <w:jc w:val="both"/>
        <w:rPr>
          <w:rFonts w:ascii="Arial" w:hAnsi="Arial" w:eastAsia="Arial"/>
          <w:b/>
          <w:color w:val="4CA2D5"/>
          <w:sz w:val="34"/>
          <w:ins w:id="20" w:author="Onbekende auteur" w:date="2026-01-04T13:39:16Z"/>
        </w:rPr>
      </w:pPr>
      <w:ins w:id="19" w:author="Onbekende auteur" w:date="2026-01-04T13:39:16Z">
        <w:r>
          <w:rPr>
            <w:rFonts w:eastAsia="Arial" w:ascii="Arial" w:hAnsi="Arial"/>
            <w:b/>
            <w:color w:val="4CA2D5"/>
            <w:sz w:val="34"/>
          </w:rPr>
          <w:t>wat een bachelorproeftitel dient te doen</w:t>
        </w:r>
      </w:ins>
    </w:p>
    <w:p>
      <w:pPr>
        <w:pStyle w:val="Normal"/>
        <w:spacing w:lineRule="atLeast" w:line="0"/>
        <w:ind w:right="40"/>
        <w:jc w:val="both"/>
        <w:rPr>
          <w:rFonts w:ascii="Arial" w:hAnsi="Arial" w:eastAsia="Arial"/>
          <w:b/>
          <w:color w:val="4CA2D5"/>
          <w:sz w:val="34"/>
          <w:ins w:id="22" w:author="Onbekende auteur" w:date="2026-01-04T13:39:16Z"/>
        </w:rPr>
      </w:pPr>
      <w:ins w:id="21" w:author="Onbekende auteur" w:date="2026-01-04T13:39:16Z">
        <w:r>
          <w:rPr>
            <w:rFonts w:eastAsia="Arial" w:ascii="Arial" w:hAnsi="Arial"/>
            <w:b/>
            <w:color w:val="4CA2D5"/>
            <w:sz w:val="34"/>
          </w:rPr>
        </w:r>
      </w:ins>
    </w:p>
    <w:p>
      <w:pPr>
        <w:pStyle w:val="Normal"/>
        <w:numPr>
          <w:ilvl w:val="0"/>
          <w:numId w:val="16"/>
        </w:numPr>
        <w:spacing w:lineRule="atLeast" w:line="0"/>
        <w:jc w:val="both"/>
        <w:rPr>
          <w:ins w:id="24" w:author="Onbekende auteur" w:date="2026-01-04T13:39:16Z"/>
        </w:rPr>
      </w:pPr>
      <w:ins w:id="23" w:author="Onbekende auteur" w:date="2026-01-04T13:39:16Z">
        <w:r>
          <w:rPr>
            <w:rFonts w:eastAsia="Arial" w:ascii="Arial" w:hAnsi="Arial"/>
            <w:b/>
            <w:color w:val="4CA2D5"/>
            <w:sz w:val="34"/>
          </w:rPr>
          <w:t>Is begrijpelijk zijn voor een medestudent, lectoren, jury en derden uit hetzelfde domein zonder extra uitleg.</w:t>
        </w:r>
      </w:ins>
    </w:p>
    <w:p>
      <w:pPr>
        <w:pStyle w:val="Normal"/>
        <w:numPr>
          <w:ilvl w:val="0"/>
          <w:numId w:val="16"/>
        </w:numPr>
        <w:spacing w:lineRule="atLeast" w:line="0"/>
        <w:jc w:val="both"/>
        <w:rPr>
          <w:rFonts w:ascii="Arial" w:hAnsi="Arial" w:eastAsia="Arial"/>
          <w:b/>
          <w:color w:val="4CA2D5"/>
          <w:sz w:val="34"/>
          <w:ins w:id="26" w:author="Onbekende auteur" w:date="2026-01-04T13:39:16Z"/>
        </w:rPr>
      </w:pPr>
      <w:ins w:id="25" w:author="Onbekende auteur" w:date="2026-01-04T13:39:16Z">
        <w:r>
          <w:rPr>
            <w:rFonts w:eastAsia="Arial" w:ascii="Arial" w:hAnsi="Arial"/>
            <w:b/>
            <w:color w:val="4CA2D5"/>
            <w:sz w:val="34"/>
          </w:rPr>
          <w:t>overbodig jargon vermijden; specifieke protocollen of frameworks en dergelijke kunnen in de ondertitel of probleemstelling worden uitgelegd.</w:t>
        </w:r>
      </w:ins>
    </w:p>
    <w:p>
      <w:pPr>
        <w:pStyle w:val="Normal"/>
        <w:spacing w:lineRule="atLeast" w:line="0"/>
        <w:ind w:right="40"/>
        <w:jc w:val="both"/>
        <w:rPr>
          <w:rFonts w:ascii="Arial" w:hAnsi="Arial" w:eastAsia="Arial"/>
          <w:b/>
          <w:color w:val="4CA2D5"/>
          <w:sz w:val="34"/>
          <w:ins w:id="28" w:author="Onbekende auteur" w:date="2026-01-04T13:39:16Z"/>
        </w:rPr>
      </w:pPr>
      <w:ins w:id="27" w:author="Onbekende auteur" w:date="2026-01-04T13:39:16Z">
        <w:r>
          <w:rPr>
            <w:rFonts w:eastAsia="Arial" w:ascii="Arial" w:hAnsi="Arial"/>
            <w:b/>
            <w:color w:val="4CA2D5"/>
            <w:sz w:val="34"/>
          </w:rPr>
        </w:r>
      </w:ins>
    </w:p>
    <w:p>
      <w:pPr>
        <w:pStyle w:val="Normal"/>
        <w:spacing w:lineRule="atLeast" w:line="0"/>
        <w:ind w:right="40"/>
        <w:jc w:val="both"/>
        <w:rPr>
          <w:rFonts w:ascii="Arial" w:hAnsi="Arial" w:eastAsia="Arial"/>
          <w:b/>
          <w:color w:val="4CA2D5"/>
          <w:sz w:val="34"/>
          <w:ins w:id="31" w:author="Onbekende auteur" w:date="2026-01-04T13:39:16Z"/>
        </w:rPr>
      </w:pPr>
      <w:ins w:id="29" w:author="Onbekende auteur" w:date="2026-01-04T13:39:16Z">
        <w:r>
          <w:rPr>
            <w:rFonts w:eastAsia="Arial" w:ascii="Arial" w:hAnsi="Arial"/>
            <w:b/>
            <w:color w:val="4CA2D5"/>
            <w:sz w:val="34"/>
          </w:rPr>
          <w:t>“</w:t>
        </w:r>
      </w:ins>
      <w:ins w:id="30" w:author="Onbekende auteur" w:date="2026-01-04T13:39:16Z">
        <w:r>
          <w:rPr>
            <w:rFonts w:eastAsia="Arial" w:ascii="Arial" w:hAnsi="Arial"/>
            <w:b/>
            <w:color w:val="4CA2D5"/>
            <w:sz w:val="34"/>
          </w:rPr>
          <w:t>Wat je precies gaat doen” is te vaag / verstopt tussen buzzwords.</w:t>
        </w:r>
      </w:ins>
    </w:p>
    <w:p>
      <w:pPr>
        <w:pStyle w:val="Normal"/>
        <w:spacing w:lineRule="atLeast" w:line="0"/>
        <w:ind w:right="40"/>
        <w:jc w:val="both"/>
        <w:rPr>
          <w:rFonts w:ascii="Arial" w:hAnsi="Arial" w:eastAsia="Arial"/>
          <w:b/>
          <w:color w:val="4CA2D5"/>
          <w:sz w:val="34"/>
          <w:ins w:id="33" w:author="Onbekende auteur" w:date="2026-01-04T13:39:16Z"/>
        </w:rPr>
      </w:pPr>
      <w:ins w:id="32" w:author="Onbekende auteur" w:date="2026-01-04T13:39:16Z">
        <w:r>
          <w:rPr>
            <w:rFonts w:eastAsia="Arial" w:ascii="Arial" w:hAnsi="Arial"/>
            <w:b/>
            <w:color w:val="4CA2D5"/>
            <w:sz w:val="34"/>
          </w:rPr>
        </w:r>
      </w:ins>
    </w:p>
    <w:p>
      <w:pPr>
        <w:pStyle w:val="Normal"/>
        <w:spacing w:lineRule="atLeast" w:line="0"/>
        <w:ind w:right="40"/>
        <w:jc w:val="both"/>
        <w:rPr>
          <w:rFonts w:ascii="Arial" w:hAnsi="Arial" w:eastAsia="Arial"/>
          <w:b/>
          <w:color w:val="4CA2D5"/>
          <w:sz w:val="34"/>
          <w:ins w:id="35" w:author="Onbekende auteur" w:date="2026-01-04T13:39:16Z"/>
        </w:rPr>
      </w:pPr>
      <w:ins w:id="34" w:author="Onbekende auteur" w:date="2026-01-04T13:39:16Z">
        <w:r>
          <w:rPr>
            <w:rFonts w:eastAsia="Arial" w:ascii="Arial" w:hAnsi="Arial"/>
            <w:b/>
            <w:color w:val="4CA2D5"/>
            <w:sz w:val="34"/>
          </w:rPr>
          <w:t>## Hoe je de titel toegankelijker kan maken</w:t>
        </w:r>
      </w:ins>
    </w:p>
    <w:p>
      <w:pPr>
        <w:pStyle w:val="Normal"/>
        <w:spacing w:lineRule="atLeast" w:line="0"/>
        <w:ind w:right="40"/>
        <w:jc w:val="both"/>
        <w:rPr>
          <w:rFonts w:ascii="Arial" w:hAnsi="Arial" w:eastAsia="Arial"/>
          <w:b/>
          <w:color w:val="4CA2D5"/>
          <w:sz w:val="34"/>
          <w:ins w:id="37" w:author="Onbekende auteur" w:date="2026-01-04T13:39:16Z"/>
        </w:rPr>
      </w:pPr>
      <w:ins w:id="36" w:author="Onbekende auteur" w:date="2026-01-04T13:39:16Z">
        <w:r>
          <w:rPr>
            <w:rFonts w:eastAsia="Arial" w:ascii="Arial" w:hAnsi="Arial"/>
            <w:b/>
            <w:color w:val="4CA2D5"/>
            <w:sz w:val="34"/>
          </w:rPr>
        </w:r>
      </w:ins>
    </w:p>
    <w:p>
      <w:pPr>
        <w:pStyle w:val="Normal"/>
        <w:spacing w:lineRule="atLeast" w:line="0"/>
        <w:ind w:right="40"/>
        <w:jc w:val="both"/>
        <w:rPr>
          <w:rFonts w:ascii="Arial" w:hAnsi="Arial" w:eastAsia="Arial"/>
          <w:b/>
          <w:color w:val="4CA2D5"/>
          <w:sz w:val="34"/>
          <w:ins w:id="39" w:author="Onbekende auteur" w:date="2026-01-04T13:39:16Z"/>
        </w:rPr>
      </w:pPr>
      <w:ins w:id="38" w:author="Onbekende auteur" w:date="2026-01-04T13:39:16Z">
        <w:r>
          <w:rPr>
            <w:rFonts w:eastAsia="Arial" w:ascii="Arial" w:hAnsi="Arial"/>
            <w:b/>
            <w:color w:val="4CA2D5"/>
            <w:sz w:val="34"/>
          </w:rPr>
          <w:t>Je kan meestal verbeteren door:</w:t>
        </w:r>
      </w:ins>
    </w:p>
    <w:p>
      <w:pPr>
        <w:pStyle w:val="Normal"/>
        <w:numPr>
          <w:ilvl w:val="0"/>
          <w:numId w:val="17"/>
        </w:numPr>
        <w:spacing w:lineRule="atLeast" w:line="0"/>
        <w:jc w:val="both"/>
        <w:rPr>
          <w:ins w:id="41" w:author="Onbekende auteur" w:date="2026-01-04T13:39:16Z"/>
        </w:rPr>
      </w:pPr>
      <w:ins w:id="40" w:author="Onbekende auteur" w:date="2026-01-04T13:39:16Z">
        <w:r>
          <w:rPr>
            <w:rFonts w:eastAsia="Arial" w:ascii="Arial" w:hAnsi="Arial"/>
            <w:b/>
            <w:color w:val="4CA2D5"/>
            <w:sz w:val="34"/>
          </w:rPr>
          <w:t xml:space="preserve">Jargon uit te schrijven of te versoepelen.  </w:t>
        </w:r>
      </w:ins>
    </w:p>
    <w:p>
      <w:pPr>
        <w:pStyle w:val="Normal"/>
        <w:numPr>
          <w:ilvl w:val="0"/>
          <w:numId w:val="17"/>
        </w:numPr>
        <w:spacing w:lineRule="atLeast" w:line="0"/>
        <w:jc w:val="both"/>
        <w:rPr>
          <w:ins w:id="43" w:author="Onbekende auteur" w:date="2026-01-04T13:39:16Z"/>
        </w:rPr>
      </w:pPr>
      <w:ins w:id="42" w:author="Onbekende auteur" w:date="2026-01-04T13:39:16Z">
        <w:r>
          <w:rPr>
            <w:rFonts w:eastAsia="Arial" w:ascii="Arial" w:hAnsi="Arial"/>
            <w:b/>
            <w:color w:val="4CA2D5"/>
            <w:sz w:val="34"/>
          </w:rPr>
          <w:t xml:space="preserve">MCP te verplaatsen naar een ondertitel of tussen haakjes.  </w:t>
        </w:r>
      </w:ins>
    </w:p>
    <w:p>
      <w:pPr>
        <w:pStyle w:val="Normal"/>
        <w:numPr>
          <w:ilvl w:val="0"/>
          <w:numId w:val="17"/>
        </w:numPr>
        <w:spacing w:lineRule="atLeast" w:line="0"/>
        <w:jc w:val="both"/>
        <w:rPr>
          <w:rFonts w:ascii="Arial" w:hAnsi="Arial" w:eastAsia="Arial"/>
          <w:b/>
          <w:color w:val="4CA2D5"/>
          <w:sz w:val="34"/>
          <w:ins w:id="45" w:author="Onbekende auteur" w:date="2026-01-04T13:39:16Z"/>
        </w:rPr>
      </w:pPr>
      <w:ins w:id="44" w:author="Onbekende auteur" w:date="2026-01-04T13:39:16Z">
        <w:r>
          <w:rPr>
            <w:rFonts w:eastAsia="Arial" w:ascii="Arial" w:hAnsi="Arial"/>
            <w:b/>
            <w:color w:val="4CA2D5"/>
            <w:sz w:val="34"/>
          </w:rPr>
          <w:t>Concreet te maken wat je onderzoekt of bouwt.</w:t>
        </w:r>
      </w:ins>
    </w:p>
    <w:p>
      <w:pPr>
        <w:pStyle w:val="Normal"/>
        <w:spacing w:lineRule="atLeast" w:line="0"/>
        <w:ind w:right="40"/>
        <w:jc w:val="both"/>
        <w:rPr>
          <w:rFonts w:ascii="Arial" w:hAnsi="Arial" w:eastAsia="Arial"/>
          <w:b/>
          <w:color w:val="4CA2D5"/>
          <w:sz w:val="34"/>
          <w:ins w:id="47" w:author="Onbekende auteur" w:date="2026-01-04T13:39:16Z"/>
        </w:rPr>
      </w:pPr>
      <w:ins w:id="46" w:author="Onbekende auteur" w:date="2026-01-04T13:39:16Z">
        <w:r>
          <w:rPr>
            <w:rFonts w:eastAsia="Arial" w:ascii="Arial" w:hAnsi="Arial"/>
            <w:b/>
            <w:color w:val="4CA2D5"/>
            <w:sz w:val="34"/>
          </w:rPr>
        </w:r>
      </w:ins>
    </w:p>
    <w:p>
      <w:pPr>
        <w:pStyle w:val="Normal"/>
        <w:spacing w:lineRule="atLeast" w:line="0"/>
        <w:ind w:right="40"/>
        <w:jc w:val="both"/>
        <w:rPr>
          <w:rFonts w:ascii="Arial" w:hAnsi="Arial" w:eastAsia="Arial"/>
          <w:b/>
          <w:color w:val="4CA2D5"/>
          <w:sz w:val="34"/>
          <w:ins w:id="49" w:author="Onbekende auteur" w:date="2026-01-04T13:39:16Z"/>
        </w:rPr>
      </w:pPr>
      <w:ins w:id="48" w:author="Onbekende auteur" w:date="2026-01-04T13:39:16Z">
        <w:r>
          <w:rPr>
            <w:rFonts w:eastAsia="Arial" w:ascii="Arial" w:hAnsi="Arial"/>
            <w:b/>
            <w:color w:val="4CA2D5"/>
            <w:sz w:val="34"/>
          </w:rPr>
          <w:t>Enkele voll. vrije suggesties ter herformulering:</w:t>
        </w:r>
      </w:ins>
    </w:p>
    <w:p>
      <w:pPr>
        <w:pStyle w:val="Normal"/>
        <w:spacing w:lineRule="atLeast" w:line="0"/>
        <w:ind w:right="40"/>
        <w:jc w:val="both"/>
        <w:rPr>
          <w:rFonts w:ascii="Arial" w:hAnsi="Arial" w:eastAsia="Arial"/>
          <w:b/>
          <w:color w:val="4CA2D5"/>
          <w:sz w:val="34"/>
          <w:ins w:id="51" w:author="Onbekende auteur" w:date="2026-01-04T13:39:16Z"/>
        </w:rPr>
      </w:pPr>
      <w:ins w:id="50" w:author="Onbekende auteur" w:date="2026-01-04T13:39:16Z">
        <w:r>
          <w:rPr>
            <w:rFonts w:eastAsia="Arial" w:ascii="Arial" w:hAnsi="Arial"/>
            <w:b/>
            <w:color w:val="4CA2D5"/>
            <w:sz w:val="34"/>
          </w:rPr>
        </w:r>
      </w:ins>
    </w:p>
    <w:p>
      <w:pPr>
        <w:pStyle w:val="Normal"/>
        <w:spacing w:lineRule="atLeast" w:line="0"/>
        <w:ind w:right="40"/>
        <w:jc w:val="both"/>
        <w:rPr>
          <w:ins w:id="53" w:author="Onbekende auteur" w:date="2026-01-04T13:39:16Z"/>
        </w:rPr>
      </w:pPr>
      <w:ins w:id="52" w:author="Onbekende auteur" w:date="2026-01-04T13:39:16Z">
        <w:r>
          <w:rPr>
            <w:rFonts w:eastAsia="Arial" w:ascii="Arial" w:hAnsi="Arial"/>
            <w:b/>
            <w:color w:val="4CA2D5"/>
            <w:sz w:val="34"/>
          </w:rPr>
          <w:t>- “Beveiliging van AI</w:t>
          <w:noBreakHyphen/>
          <w:t xml:space="preserve">agents in Fintech: automatische detectie van beveiligingslekken in integraties op basis van het Model Context Protocol (MCP)”  </w:t>
        </w:r>
      </w:ins>
    </w:p>
    <w:p>
      <w:pPr>
        <w:pStyle w:val="Normal"/>
        <w:spacing w:lineRule="atLeast" w:line="0"/>
        <w:ind w:right="40"/>
        <w:jc w:val="both"/>
        <w:rPr>
          <w:ins w:id="55" w:author="Onbekende auteur" w:date="2026-01-04T13:39:16Z"/>
        </w:rPr>
      </w:pPr>
      <w:ins w:id="54" w:author="Onbekende auteur" w:date="2026-01-04T13:39:16Z">
        <w:r>
          <w:rPr>
            <w:rFonts w:eastAsia="Arial" w:ascii="Arial" w:hAnsi="Arial"/>
            <w:b/>
            <w:color w:val="4CA2D5"/>
            <w:sz w:val="34"/>
          </w:rPr>
          <w:t>- “Beveiliging van AI</w:t>
          <w:noBreakHyphen/>
          <w:t>agents in Fintech: een methode voor automatische detectie van kwetsbaarheden in MCP</w:t>
          <w:noBreakHyphen/>
          <w:t xml:space="preserve">koppelingen”  </w:t>
        </w:r>
      </w:ins>
    </w:p>
    <w:p>
      <w:pPr>
        <w:pStyle w:val="Normal"/>
        <w:spacing w:lineRule="atLeast" w:line="0"/>
        <w:ind w:right="40"/>
        <w:jc w:val="both"/>
        <w:rPr>
          <w:ins w:id="57" w:author="Onbekende auteur" w:date="2026-01-04T13:39:16Z"/>
        </w:rPr>
      </w:pPr>
      <w:ins w:id="56" w:author="Onbekende auteur" w:date="2026-01-04T13:39:16Z">
        <w:r>
          <w:rPr>
            <w:rFonts w:eastAsia="Arial" w:ascii="Arial" w:hAnsi="Arial"/>
            <w:b/>
            <w:color w:val="4CA2D5"/>
            <w:sz w:val="34"/>
          </w:rPr>
          <w:t>- Iets meer high</w:t>
          <w:noBreakHyphen/>
          <w:t xml:space="preserve">level, met MCP in de ondertitel:  </w:t>
        </w:r>
      </w:ins>
    </w:p>
    <w:p>
      <w:pPr>
        <w:pStyle w:val="Normal"/>
        <w:spacing w:lineRule="atLeast" w:line="0"/>
        <w:ind w:right="40"/>
        <w:jc w:val="both"/>
        <w:rPr>
          <w:ins w:id="60" w:author="Onbekende auteur" w:date="2026-01-04T13:39:16Z"/>
        </w:rPr>
      </w:pPr>
      <w:ins w:id="58" w:author="Onbekende auteur" w:date="2026-01-04T13:39:16Z">
        <w:r>
          <w:rPr>
            <w:rFonts w:eastAsia="Arial" w:ascii="Arial" w:hAnsi="Arial"/>
            <w:b/>
            <w:color w:val="4CA2D5"/>
            <w:sz w:val="34"/>
          </w:rPr>
          <w:t xml:space="preserve">  </w:t>
        </w:r>
      </w:ins>
      <w:ins w:id="59" w:author="Onbekende auteur" w:date="2026-01-04T13:39:16Z">
        <w:r>
          <w:rPr>
            <w:rFonts w:eastAsia="Arial" w:ascii="Arial" w:hAnsi="Arial"/>
            <w:b/>
            <w:color w:val="4CA2D5"/>
            <w:sz w:val="34"/>
          </w:rPr>
          <w:t>- Hoofdtitel: “Beveiliging van AI</w:t>
          <w:noBreakHyphen/>
          <w:t xml:space="preserve">agents in Fintech: automatische detectie van kwetsbaarheden”  </w:t>
        </w:r>
      </w:ins>
    </w:p>
    <w:p>
      <w:pPr>
        <w:pStyle w:val="Normal"/>
        <w:spacing w:lineRule="atLeast" w:line="0"/>
        <w:ind w:right="40"/>
        <w:jc w:val="both"/>
        <w:rPr>
          <w:rFonts w:ascii="Arial" w:hAnsi="Arial" w:eastAsia="Arial"/>
          <w:b/>
          <w:color w:val="4CA2D5"/>
          <w:sz w:val="34"/>
          <w:ins w:id="63" w:author="Onbekende auteur" w:date="2026-01-04T13:39:16Z"/>
        </w:rPr>
      </w:pPr>
      <w:ins w:id="61" w:author="Onbekende auteur" w:date="2026-01-04T13:39:16Z">
        <w:r>
          <w:rPr>
            <w:rFonts w:eastAsia="Arial" w:ascii="Arial" w:hAnsi="Arial"/>
            <w:b/>
            <w:color w:val="4CA2D5"/>
            <w:sz w:val="34"/>
          </w:rPr>
          <w:t xml:space="preserve">  </w:t>
        </w:r>
      </w:ins>
      <w:ins w:id="62" w:author="Onbekende auteur" w:date="2026-01-04T13:39:16Z">
        <w:r>
          <w:rPr>
            <w:rFonts w:eastAsia="Arial" w:ascii="Arial" w:hAnsi="Arial"/>
            <w:b/>
            <w:color w:val="4CA2D5"/>
            <w:sz w:val="34"/>
          </w:rPr>
          <w:t>- Ondertitel: “Een case study van Model Context Protocol</w:t>
          <w:noBreakHyphen/>
          <w:t xml:space="preserve">implementaties (MCP)”  </w:t>
        </w:r>
      </w:ins>
    </w:p>
    <w:p>
      <w:pPr>
        <w:pStyle w:val="Normal"/>
        <w:spacing w:lineRule="atLeast" w:line="0"/>
        <w:ind w:right="40"/>
        <w:jc w:val="both"/>
        <w:rPr>
          <w:rFonts w:ascii="Arial" w:hAnsi="Arial" w:eastAsia="Arial"/>
          <w:b/>
          <w:color w:val="4CA2D5"/>
          <w:sz w:val="34"/>
          <w:ins w:id="65" w:author="Onbekende auteur" w:date="2026-01-04T13:39:16Z"/>
        </w:rPr>
      </w:pPr>
      <w:ins w:id="64" w:author="Onbekende auteur" w:date="2026-01-04T13:39:16Z">
        <w:r>
          <w:rPr>
            <w:rFonts w:eastAsia="Arial" w:ascii="Arial" w:hAnsi="Arial"/>
            <w:b/>
            <w:color w:val="4CA2D5"/>
            <w:sz w:val="34"/>
          </w:rPr>
        </w:r>
      </w:ins>
    </w:p>
    <w:p>
      <w:pPr>
        <w:pStyle w:val="Normal"/>
        <w:spacing w:lineRule="atLeast" w:line="0"/>
        <w:ind w:right="40"/>
        <w:jc w:val="both"/>
        <w:rPr>
          <w:rFonts w:ascii="Arial" w:hAnsi="Arial" w:eastAsia="Arial"/>
          <w:b/>
          <w:color w:val="4CA2D5"/>
          <w:sz w:val="34"/>
          <w:ins w:id="67" w:author="Onbekende auteur" w:date="2026-01-04T13:39:16Z"/>
        </w:rPr>
      </w:pPr>
      <w:ins w:id="66" w:author="Onbekende auteur" w:date="2026-01-04T13:39:16Z">
        <w:r>
          <w:rPr>
            <w:rFonts w:eastAsia="Arial" w:ascii="Arial" w:hAnsi="Arial"/>
            <w:b/>
            <w:color w:val="4CA2D5"/>
            <w:sz w:val="34"/>
          </w:rPr>
          <w:t>Hierdoor:</w:t>
        </w:r>
      </w:ins>
    </w:p>
    <w:p>
      <w:pPr>
        <w:pStyle w:val="Normal"/>
        <w:numPr>
          <w:ilvl w:val="0"/>
          <w:numId w:val="18"/>
        </w:numPr>
        <w:spacing w:lineRule="atLeast" w:line="0"/>
        <w:jc w:val="both"/>
        <w:rPr>
          <w:ins w:id="69" w:author="Onbekende auteur" w:date="2026-01-04T13:39:16Z"/>
        </w:rPr>
      </w:pPr>
      <w:ins w:id="68" w:author="Onbekende auteur" w:date="2026-01-04T13:39:16Z">
        <w:r>
          <w:rPr>
            <w:rFonts w:eastAsia="Arial" w:ascii="Arial" w:hAnsi="Arial"/>
            <w:b/>
            <w:color w:val="4CA2D5"/>
            <w:sz w:val="34"/>
          </w:rPr>
          <w:t>blijft je onderwerp modern (AI</w:t>
          <w:noBreakHyphen/>
          <w:t xml:space="preserve">agents, Fintech, security),  </w:t>
        </w:r>
      </w:ins>
    </w:p>
    <w:p>
      <w:pPr>
        <w:pStyle w:val="Normal"/>
        <w:numPr>
          <w:ilvl w:val="0"/>
          <w:numId w:val="18"/>
        </w:numPr>
        <w:spacing w:lineRule="atLeast" w:line="0"/>
        <w:jc w:val="both"/>
        <w:rPr>
          <w:ins w:id="71" w:author="Onbekende auteur" w:date="2026-01-04T13:39:16Z"/>
        </w:rPr>
      </w:pPr>
      <w:ins w:id="70" w:author="Onbekende auteur" w:date="2026-01-04T13:39:16Z">
        <w:r>
          <w:rPr>
            <w:rFonts w:eastAsia="Arial" w:ascii="Arial" w:hAnsi="Arial"/>
            <w:b/>
            <w:color w:val="4CA2D5"/>
            <w:sz w:val="34"/>
          </w:rPr>
          <w:t>maar is de tekst leesbaarder en minder “buzzword</w:t>
          <w:noBreakHyphen/>
          <w:t xml:space="preserve">wall”,  </w:t>
        </w:r>
      </w:ins>
    </w:p>
    <w:p>
      <w:pPr>
        <w:pStyle w:val="Normal"/>
        <w:numPr>
          <w:ilvl w:val="0"/>
          <w:numId w:val="18"/>
        </w:numPr>
        <w:spacing w:lineRule="atLeast" w:line="0"/>
        <w:jc w:val="both"/>
        <w:rPr>
          <w:rFonts w:ascii="Arial" w:hAnsi="Arial" w:eastAsia="Arial"/>
          <w:b/>
          <w:color w:val="4CA2D5"/>
          <w:sz w:val="34"/>
          <w:ins w:id="73" w:author="Onbekende auteur" w:date="2026-01-04T13:39:16Z"/>
        </w:rPr>
      </w:pPr>
      <w:ins w:id="72" w:author="Onbekende auteur" w:date="2026-01-04T13:39:16Z">
        <w:r>
          <w:rPr>
            <w:rFonts w:eastAsia="Arial" w:ascii="Arial" w:hAnsi="Arial"/>
            <w:b/>
            <w:color w:val="4CA2D5"/>
            <w:sz w:val="34"/>
          </w:rPr>
          <w:t>en is alsnog duidelijk dat MCP centraal staat, zonder dat iemand het begrip al moet kennen om de titel te begrijpen.</w:t>
        </w:r>
      </w:ins>
    </w:p>
    <w:p>
      <w:pPr>
        <w:pStyle w:val="Normal"/>
        <w:spacing w:lineRule="atLeast" w:line="0"/>
        <w:ind w:right="40"/>
        <w:jc w:val="both"/>
        <w:rPr>
          <w:rFonts w:ascii="Arial" w:hAnsi="Arial" w:eastAsia="Arial"/>
          <w:b/>
          <w:color w:val="4CA2D5"/>
          <w:sz w:val="34"/>
          <w:ins w:id="75" w:author="Onbekende auteur" w:date="2026-01-04T13:39:16Z"/>
        </w:rPr>
      </w:pPr>
      <w:ins w:id="74" w:author="Onbekende auteur" w:date="2026-01-04T13:39:16Z">
        <w:r>
          <w:rPr>
            <w:rFonts w:eastAsia="Arial" w:ascii="Arial" w:hAnsi="Arial"/>
            <w:b/>
            <w:color w:val="4CA2D5"/>
            <w:sz w:val="34"/>
          </w:rPr>
        </w:r>
      </w:ins>
    </w:p>
    <w:p>
      <w:pPr>
        <w:pStyle w:val="Normal"/>
        <w:spacing w:lineRule="atLeast" w:line="0"/>
        <w:ind w:right="40"/>
        <w:jc w:val="both"/>
        <w:rPr>
          <w:rFonts w:ascii="Arial" w:hAnsi="Arial" w:eastAsia="Arial"/>
          <w:b/>
          <w:color w:val="4CA2D5"/>
          <w:sz w:val="34"/>
        </w:rPr>
      </w:pPr>
      <w:ins w:id="76" w:author="Onbekende auteur" w:date="2026-01-04T13:39:16Z">
        <w:r>
          <w:rPr>
            <w:rFonts w:eastAsia="Arial" w:ascii="Arial" w:hAnsi="Arial"/>
            <w:b/>
            <w:color w:val="4CA2D5"/>
            <w:sz w:val="34"/>
          </w:rPr>
          <w:t>De termen als AI</w:t>
          <w:noBreakHyphen/>
          <w:t>agents, MCP en Fintech zijn 'legit' maar in academische context dient de titel zoveel mogelijk duidelijk en begrijpelijk te zijn.]</w:t>
        </w:r>
      </w:ins>
    </w:p>
    <w:p>
      <w:pPr>
        <w:pStyle w:val="Normal"/>
        <w:spacing w:lineRule="exact" w:line="372"/>
        <w:rPr>
          <w:rFonts w:ascii="Times New Roman" w:hAnsi="Times New Roman" w:eastAsia="Times New Roman"/>
          <w:sz w:val="24"/>
        </w:rPr>
      </w:pPr>
      <w:r>
        <w:rPr>
          <w:rFonts w:eastAsia="Times New Roman" w:ascii="Times New Roman" w:hAnsi="Times New Roman"/>
          <w:sz w:val="24"/>
        </w:rPr>
      </w:r>
    </w:p>
    <w:p>
      <w:pPr>
        <w:pStyle w:val="Normal"/>
        <w:spacing w:lineRule="atLeast" w:line="0"/>
        <w:rPr>
          <w:rFonts w:ascii="Arial" w:hAnsi="Arial" w:eastAsia="Arial"/>
          <w:b/>
          <w:color w:val="4CA2D5"/>
          <w:sz w:val="24"/>
        </w:rPr>
      </w:pPr>
      <w:r>
        <w:rPr>
          <w:rFonts w:eastAsia="Arial" w:ascii="Arial" w:hAnsi="Arial"/>
          <w:b/>
          <w:color w:val="4CA2D5"/>
          <w:sz w:val="24"/>
        </w:rPr>
        <w:t>Bachelorproef, 2025-2026</w:t>
      </w:r>
    </w:p>
    <w:p>
      <w:pPr>
        <w:pStyle w:val="Normal"/>
        <w:spacing w:lineRule="exact" w:line="287"/>
        <w:rPr>
          <w:rFonts w:ascii="Times New Roman" w:hAnsi="Times New Roman" w:eastAsia="Times New Roman"/>
          <w:sz w:val="24"/>
        </w:rPr>
      </w:pPr>
      <w:r>
        <w:rPr>
          <w:rFonts w:eastAsia="Times New Roman" w:ascii="Times New Roman" w:hAnsi="Times New Roman"/>
          <w:sz w:val="24"/>
        </w:rPr>
      </w:r>
    </w:p>
    <w:p>
      <w:pPr>
        <w:pStyle w:val="Normal"/>
        <w:spacing w:lineRule="atLeast" w:line="0"/>
        <w:rPr>
          <w:rFonts w:ascii="Arial" w:hAnsi="Arial" w:eastAsia="Arial"/>
          <w:sz w:val="29"/>
        </w:rPr>
      </w:pPr>
      <w:r>
        <w:rPr>
          <w:rFonts w:eastAsia="Arial" w:ascii="Arial" w:hAnsi="Arial"/>
          <w:sz w:val="29"/>
        </w:rPr>
        <w:t>Arthur Van Oudenhove</w:t>
      </w:r>
    </w:p>
    <w:p>
      <w:pPr>
        <w:pStyle w:val="Normal"/>
        <w:spacing w:lineRule="exact" w:line="117"/>
        <w:rPr>
          <w:rFonts w:ascii="Times New Roman" w:hAnsi="Times New Roman" w:eastAsia="Times New Roman"/>
          <w:sz w:val="24"/>
        </w:rPr>
      </w:pPr>
      <w:r>
        <w:rPr>
          <w:rFonts w:eastAsia="Times New Roman" w:ascii="Times New Roman" w:hAnsi="Times New Roman"/>
          <w:sz w:val="24"/>
        </w:rPr>
      </w:r>
    </w:p>
    <w:p>
      <w:pPr>
        <w:pStyle w:val="Normal"/>
        <w:spacing w:lineRule="atLeast" w:line="0"/>
        <w:rPr>
          <w:rFonts w:ascii="Arial" w:hAnsi="Arial" w:eastAsia="Arial"/>
          <w:color w:val="4CA2D5"/>
          <w:sz w:val="18"/>
        </w:rPr>
      </w:pPr>
      <w:r>
        <w:rPr>
          <w:rFonts w:eastAsia="Arial" w:ascii="Arial" w:hAnsi="Arial"/>
          <w:sz w:val="18"/>
        </w:rPr>
        <w:t>E-mail:</w:t>
      </w:r>
      <w:r>
        <w:rPr>
          <w:rFonts w:eastAsia="Arial" w:ascii="Arial" w:hAnsi="Arial"/>
          <w:color w:val="4CA2D5"/>
          <w:sz w:val="18"/>
        </w:rPr>
        <w:t xml:space="preserve"> </w:t>
      </w:r>
      <w:hyperlink r:id="rId2">
        <w:r>
          <w:rPr>
            <w:rFonts w:eastAsia="Arial" w:ascii="Arial" w:hAnsi="Arial"/>
            <w:color w:val="4CA2D5"/>
            <w:sz w:val="18"/>
          </w:rPr>
          <w:t>arthur.vanoudenhove@student.hogent.be</w:t>
        </w:r>
      </w:hyperlink>
    </w:p>
    <w:p>
      <w:pPr>
        <w:pStyle w:val="Normal"/>
        <w:spacing w:lineRule="exact" w:line="24"/>
        <w:rPr>
          <w:rFonts w:ascii="Times New Roman" w:hAnsi="Times New Roman" w:eastAsia="Times New Roman"/>
          <w:sz w:val="24"/>
        </w:rPr>
      </w:pPr>
      <w:r>
        <w:rPr>
          <w:rFonts w:eastAsia="Times New Roman" w:ascii="Times New Roman" w:hAnsi="Times New Roman"/>
          <w:sz w:val="24"/>
        </w:rPr>
      </w:r>
    </w:p>
    <w:p>
      <w:pPr>
        <w:pStyle w:val="Normal"/>
        <w:spacing w:lineRule="atLeast" w:line="0"/>
        <w:rPr>
          <w:rFonts w:ascii="Arial" w:hAnsi="Arial" w:eastAsia="Arial"/>
          <w:color w:val="4CA2D5"/>
          <w:sz w:val="18"/>
        </w:rPr>
      </w:pPr>
      <w:r>
        <w:rPr>
          <w:rFonts w:eastAsia="Arial" w:ascii="Arial" w:hAnsi="Arial"/>
          <w:sz w:val="18"/>
        </w:rPr>
        <w:t>Project repo:</w:t>
      </w:r>
      <w:r>
        <w:rPr>
          <w:rFonts w:eastAsia="Arial" w:ascii="Arial" w:hAnsi="Arial"/>
          <w:color w:val="4CA2D5"/>
          <w:sz w:val="18"/>
        </w:rPr>
        <w:t xml:space="preserve"> </w:t>
      </w:r>
      <w:hyperlink r:id="rId3">
        <w:r>
          <w:rPr>
            <w:rFonts w:eastAsia="Arial" w:ascii="Arial" w:hAnsi="Arial"/>
            <w:color w:val="4CA2D5"/>
            <w:sz w:val="18"/>
          </w:rPr>
          <w:t>https://github.com/Arthur-VO/bachelorproef</w:t>
        </w:r>
      </w:hyperlink>
    </w:p>
    <w:p>
      <w:pPr>
        <w:pStyle w:val="Normal"/>
        <w:spacing w:lineRule="exact" w:line="12"/>
        <w:rPr>
          <w:rFonts w:ascii="Times New Roman" w:hAnsi="Times New Roman" w:eastAsia="Times New Roman"/>
          <w:sz w:val="24"/>
        </w:rPr>
      </w:pPr>
      <w:r>
        <w:rPr>
          <w:rFonts w:eastAsia="Times New Roman" w:ascii="Times New Roman" w:hAnsi="Times New Roman"/>
          <w:sz w:val="24"/>
        </w:rPr>
      </w:r>
    </w:p>
    <w:p>
      <w:pPr>
        <w:pStyle w:val="Normal"/>
        <w:spacing w:lineRule="atLeast" w:line="0"/>
        <w:rPr>
          <w:rFonts w:ascii="Arial" w:hAnsi="Arial" w:eastAsia="Arial"/>
          <w:sz w:val="18"/>
        </w:rPr>
      </w:pPr>
      <w:r>
        <w:rPr>
          <w:rFonts w:eastAsia="Arial" w:ascii="Arial" w:hAnsi="Arial"/>
          <w:sz w:val="18"/>
        </w:rPr>
        <w:t>Co-promotor: /</w:t>
      </w:r>
    </w:p>
    <w:p>
      <w:pPr>
        <w:pStyle w:val="Normal"/>
        <w:spacing w:lineRule="exact" w:line="20"/>
        <w:rPr>
          <w:rFonts w:ascii="Times New Roman" w:hAnsi="Times New Roman" w:eastAsia="Times New Roman"/>
          <w:sz w:val="24"/>
        </w:rPr>
      </w:pPr>
      <w:r>
        <w:rPr>
          <w:rFonts w:eastAsia="Times New Roman" w:ascii="Times New Roman" w:hAnsi="Times New Roman"/>
          <w:sz w:val="24"/>
        </w:rPr>
        <mc:AlternateContent>
          <mc:Choice Requires="wps">
            <w:drawing>
              <wp:anchor behindDoc="1" distT="2540" distB="2540" distL="2540" distR="2540" simplePos="0" locked="0" layoutInCell="1" allowOverlap="1" relativeHeight="4">
                <wp:simplePos x="0" y="0"/>
                <wp:positionH relativeFrom="column">
                  <wp:posOffset>1905</wp:posOffset>
                </wp:positionH>
                <wp:positionV relativeFrom="paragraph">
                  <wp:posOffset>78740</wp:posOffset>
                </wp:positionV>
                <wp:extent cx="6336030" cy="635"/>
                <wp:effectExtent l="2540" t="2540" r="2540" b="2540"/>
                <wp:wrapNone/>
                <wp:docPr id="1" name="Vorm1"/>
                <a:graphic xmlns:a="http://schemas.openxmlformats.org/drawingml/2006/main">
                  <a:graphicData uri="http://schemas.microsoft.com/office/word/2010/wordprocessingShape">
                    <wps:wsp>
                      <wps:cNvSpPr/>
                      <wps:spPr>
                        <a:xfrm>
                          <a:off x="0" y="0"/>
                          <a:ext cx="6336000" cy="720"/>
                        </a:xfrm>
                        <a:prstGeom prst="line">
                          <a:avLst/>
                        </a:prstGeom>
                        <a:ln w="5040">
                          <a:solidFill>
                            <a:srgbClr val="000000"/>
                          </a:solidFill>
                          <a:round/>
                        </a:ln>
                      </wps:spPr>
                      <wps:style>
                        <a:lnRef idx="0"/>
                        <a:fillRef idx="0"/>
                        <a:effectRef idx="0"/>
                        <a:fontRef idx="minor"/>
                      </wps:style>
                      <wps:bodyPr/>
                    </wps:wsp>
                  </a:graphicData>
                </a:graphic>
              </wp:anchor>
            </w:drawing>
          </mc:Choice>
          <mc:Fallback>
            <w:pict>
              <v:line id="shape_0" from="0.15pt,6.2pt" to="499pt,6.2pt" ID="Vorm1" stroked="t" o:allowincell="f" style="position:absolute">
                <v:stroke color="black" weight="5040" joinstyle="round" endcap="flat"/>
                <v:fill o:detectmouseclick="t" on="false"/>
                <w10:wrap type="none"/>
              </v:line>
            </w:pict>
          </mc:Fallback>
        </mc:AlternateContent>
      </w:r>
    </w:p>
    <w:p>
      <w:pPr>
        <w:pStyle w:val="Normal"/>
        <w:spacing w:lineRule="exact" w:line="321"/>
        <w:rPr>
          <w:rFonts w:ascii="Times New Roman" w:hAnsi="Times New Roman" w:eastAsia="Times New Roman"/>
          <w:sz w:val="24"/>
        </w:rPr>
      </w:pPr>
      <w:r>
        <w:rPr>
          <w:rFonts w:eastAsia="Times New Roman" w:ascii="Times New Roman" w:hAnsi="Times New Roman"/>
          <w:sz w:val="24"/>
        </w:rPr>
      </w:r>
    </w:p>
    <w:p>
      <w:pPr>
        <w:pStyle w:val="Normal"/>
        <w:spacing w:lineRule="atLeast" w:line="0"/>
        <w:rPr>
          <w:rFonts w:ascii="Arial" w:hAnsi="Arial" w:eastAsia="Arial"/>
          <w:b/>
          <w:color w:val="4CA2D5"/>
          <w:sz w:val="24"/>
        </w:rPr>
      </w:pPr>
      <w:r>
        <w:rPr>
          <w:rFonts w:eastAsia="Arial" w:ascii="Arial" w:hAnsi="Arial"/>
          <w:b/>
          <w:color w:val="4CA2D5"/>
          <w:sz w:val="24"/>
        </w:rPr>
        <w:t>Samenvatting</w:t>
      </w:r>
    </w:p>
    <w:p>
      <w:pPr>
        <w:pStyle w:val="Normal"/>
        <w:spacing w:lineRule="exact" w:line="103"/>
        <w:rPr>
          <w:rFonts w:ascii="Times New Roman" w:hAnsi="Times New Roman" w:eastAsia="Times New Roman"/>
          <w:sz w:val="24"/>
        </w:rPr>
      </w:pPr>
      <w:r>
        <w:rPr>
          <w:rFonts w:eastAsia="Times New Roman" w:ascii="Times New Roman" w:hAnsi="Times New Roman"/>
          <w:sz w:val="24"/>
        </w:rPr>
      </w:r>
    </w:p>
    <w:p>
      <w:pPr>
        <w:pStyle w:val="Normal"/>
        <w:spacing w:lineRule="auto" w:line="259"/>
        <w:ind w:right="40"/>
        <w:jc w:val="left"/>
        <w:rPr/>
      </w:pPr>
      <w:r>
        <w:rPr>
          <w:rFonts w:eastAsia="Arial" w:ascii="Arial" w:hAnsi="Arial"/>
          <w:sz w:val="18"/>
        </w:rPr>
        <w:t xml:space="preserve">In de snel evoluerende </w:t>
      </w:r>
      <w:ins w:id="77" w:author="Onbekende auteur" w:date="2026-01-04T14:19:33Z">
        <w:r>
          <w:rPr>
            <w:rFonts w:eastAsia="Arial" w:ascii="Arial" w:hAnsi="Arial"/>
            <w:sz w:val="18"/>
          </w:rPr>
          <w:t xml:space="preserve">[&lt;- hòl, nietszeggend, spreektaal] </w:t>
        </w:r>
      </w:ins>
      <w:r>
        <w:rPr>
          <w:rFonts w:eastAsia="Arial" w:ascii="Arial" w:hAnsi="Arial"/>
          <w:sz w:val="18"/>
        </w:rPr>
        <w:t xml:space="preserve">Fintech-sector worden AI Agents steeds vaker </w:t>
      </w:r>
      <w:ins w:id="78" w:author="Onbekende auteur" w:date="2026-01-04T14:19:55Z">
        <w:r>
          <w:rPr>
            <w:rFonts w:eastAsia="Arial" w:ascii="Arial" w:hAnsi="Arial"/>
            <w:sz w:val="18"/>
          </w:rPr>
          <w:t xml:space="preserve">[&lt;- spreektaal; het kan verleidelijk zijn om te schrijven zoals je praat, dat gaat immers het snelst: dit noemen we spreektaal: om je scriptie naar een hoger niveau te tillen, moet je alle spreektaal voorkomen of aanpassen:   https://www.scribbr.nl/academische-stijlregels/hoe-voorkom-je-spreektaal-in-je-scriptie/   et al.] </w:t>
        </w:r>
      </w:ins>
      <w:r>
        <w:rPr>
          <w:rFonts w:eastAsia="Arial" w:ascii="Arial" w:hAnsi="Arial"/>
          <w:sz w:val="18"/>
        </w:rPr>
        <w:t>ingezet voor kritieke processen zoals klan-tenservice en transactieverwerking</w:t>
      </w:r>
      <w:ins w:id="79" w:author="Onbekende auteur" w:date="2026-01-04T14:20:03Z">
        <w:r>
          <w:rPr>
            <w:rFonts w:eastAsia="Arial" w:ascii="Arial" w:hAnsi="Arial"/>
            <w:sz w:val="18"/>
          </w:rPr>
          <w:t xml:space="preserve"> [&lt;←--- waarom zijn deze ‘kritiek’, leg uit + wat betekent niet kritiek, wat is het verschil, v/a wnanneer is een ‘proces’ kritiek + wat is een ‘proces’.] </w:t>
        </w:r>
      </w:ins>
      <w:r>
        <w:rPr>
          <w:rFonts w:eastAsia="Arial" w:ascii="Arial" w:hAnsi="Arial"/>
          <w:sz w:val="18"/>
        </w:rPr>
        <w:t xml:space="preserve">, waarbij het Model Context Protocol (MCP) </w:t>
      </w:r>
      <w:ins w:id="80" w:author="Onbekende auteur" w:date="2026-01-04T14:21:11Z">
        <w:r>
          <w:rPr>
            <w:rFonts w:eastAsia="Arial" w:ascii="Arial" w:hAnsi="Arial"/>
            <w:sz w:val="18"/>
          </w:rPr>
          <w:t xml:space="preserve">[ah] </w:t>
        </w:r>
      </w:ins>
      <w:r>
        <w:rPr>
          <w:rFonts w:eastAsia="Arial" w:ascii="Arial" w:hAnsi="Arial"/>
          <w:sz w:val="18"/>
        </w:rPr>
        <w:t xml:space="preserve">als verbindende schakel </w:t>
      </w:r>
      <w:ins w:id="81" w:author="Onbekende auteur" w:date="2026-01-04T14:21:37Z">
        <w:r>
          <w:rPr>
            <w:rFonts w:eastAsia="Arial" w:ascii="Arial" w:hAnsi="Arial"/>
            <w:sz w:val="18"/>
          </w:rPr>
          <w:t xml:space="preserve">[&lt;- hoezo? hùh? Wat bedoel je daar CONCREET mee.] </w:t>
        </w:r>
      </w:ins>
      <w:r>
        <w:rPr>
          <w:rFonts w:eastAsia="Arial" w:ascii="Arial" w:hAnsi="Arial"/>
          <w:sz w:val="18"/>
        </w:rPr>
        <w:t xml:space="preserve">fungeert. Ondanks de operationele voordelen ontbreekt het veel organisaties aan een gestructureerde en geautomati-seerde methode om MCP-servers te controleren op ernstige veiligheidskwetsbaarheden </w:t>
      </w:r>
      <w:ins w:id="82" w:author="Onbekende auteur" w:date="2026-01-04T14:22:58Z">
        <w:r>
          <w:rPr>
            <w:rFonts w:eastAsia="Arial" w:ascii="Arial" w:hAnsi="Arial"/>
            <w:sz w:val="18"/>
          </w:rPr>
          <w:t xml:space="preserve">[pfwhhh… (…)] </w:t>
        </w:r>
      </w:ins>
      <w:r>
        <w:rPr>
          <w:rFonts w:eastAsia="Arial" w:ascii="Arial" w:hAnsi="Arial"/>
          <w:sz w:val="18"/>
        </w:rPr>
        <w:t>voordat deze in produc-tie gaan</w:t>
      </w:r>
      <w:ins w:id="83" w:author="Onbekende auteur" w:date="2026-01-04T14:23:12Z">
        <w:r>
          <w:rPr>
            <w:rFonts w:eastAsia="Arial" w:ascii="Arial" w:hAnsi="Arial"/>
            <w:sz w:val="18"/>
          </w:rPr>
          <w:t xml:space="preserve"> [&lt;- ¿Hùh? ¿Què?]</w:t>
        </w:r>
      </w:ins>
      <w:r>
        <w:rPr>
          <w:rFonts w:eastAsia="Arial" w:ascii="Arial" w:hAnsi="Arial"/>
          <w:sz w:val="18"/>
        </w:rPr>
        <w:t xml:space="preserve">. Dit leidt tot verhoogde </w:t>
      </w:r>
      <w:ins w:id="84" w:author="Onbekende auteur" w:date="2026-01-04T14:23:36Z">
        <w:r>
          <w:rPr>
            <w:rFonts w:eastAsia="Arial" w:ascii="Arial" w:hAnsi="Arial"/>
            <w:sz w:val="18"/>
          </w:rPr>
          <w:t xml:space="preserve">[&lt;←-- wat is verschil met een niet verhoogd risico. Leg uit.] </w:t>
        </w:r>
      </w:ins>
      <w:r>
        <w:rPr>
          <w:rFonts w:eastAsia="Arial" w:ascii="Arial" w:hAnsi="Arial"/>
          <w:sz w:val="18"/>
        </w:rPr>
        <w:t>risico’s op datalekken, frauduleuze transacties en schendingen van compliance-regels</w:t>
      </w:r>
      <w:ins w:id="85" w:author="Onbekende auteur" w:date="2026-01-04T14:24:08Z">
        <w:r>
          <w:rPr>
            <w:rFonts w:eastAsia="Arial" w:ascii="Arial" w:hAnsi="Arial"/>
            <w:sz w:val="18"/>
          </w:rPr>
          <w:t xml:space="preserve"> [&lt;←-- schrijf Nederlands]</w:t>
        </w:r>
      </w:ins>
      <w:r>
        <w:rPr>
          <w:rFonts w:eastAsia="Arial" w:ascii="Arial" w:hAnsi="Arial"/>
          <w:sz w:val="18"/>
        </w:rPr>
        <w:t>.</w:t>
      </w:r>
    </w:p>
    <w:p>
      <w:pPr>
        <w:pStyle w:val="Normal"/>
        <w:spacing w:lineRule="exact" w:line="206"/>
        <w:jc w:val="left"/>
        <w:rPr>
          <w:rFonts w:ascii="Times New Roman" w:hAnsi="Times New Roman" w:eastAsia="Times New Roman"/>
          <w:sz w:val="24"/>
        </w:rPr>
      </w:pPr>
      <w:r>
        <w:rPr>
          <w:rFonts w:eastAsia="Times New Roman" w:ascii="Times New Roman" w:hAnsi="Times New Roman"/>
          <w:sz w:val="24"/>
        </w:rPr>
      </w:r>
    </w:p>
    <w:p>
      <w:pPr>
        <w:pStyle w:val="Normal"/>
        <w:spacing w:lineRule="auto" w:line="254"/>
        <w:ind w:right="40"/>
        <w:jc w:val="left"/>
        <w:rPr>
          <w:ins w:id="91" w:author="Onbekende auteur" w:date="2026-01-04T14:24:45Z"/>
        </w:rPr>
      </w:pPr>
      <w:r>
        <w:rPr>
          <w:rFonts w:eastAsia="Arial" w:ascii="Arial" w:hAnsi="Arial"/>
          <w:sz w:val="18"/>
        </w:rPr>
        <w:t xml:space="preserve">Dit onderzoeksvoorstel </w:t>
      </w:r>
      <w:del w:id="86" w:author="Onbekende auteur" w:date="2026-01-04T14:24:27Z">
        <w:r>
          <w:rPr>
            <w:rFonts w:eastAsia="Arial" w:ascii="Arial" w:hAnsi="Arial"/>
            <w:sz w:val="18"/>
          </w:rPr>
          <w:delText xml:space="preserve">beoogt dit probleem aan te </w:delText>
        </w:r>
      </w:del>
      <w:r>
        <w:rPr>
          <w:rFonts w:eastAsia="Arial" w:ascii="Arial" w:hAnsi="Arial"/>
          <w:sz w:val="18"/>
        </w:rPr>
        <w:t>pak</w:t>
      </w:r>
      <w:ins w:id="87" w:author="Onbekende auteur" w:date="2026-01-04T14:35:48Z">
        <w:r>
          <w:rPr>
            <w:rFonts w:eastAsia="Arial" w:ascii="Arial" w:hAnsi="Arial"/>
            <w:sz w:val="18"/>
          </w:rPr>
          <w:t>t</w:t>
        </w:r>
      </w:ins>
      <w:del w:id="88" w:author="Onbekende auteur" w:date="2026-01-04T14:24:29Z">
        <w:r>
          <w:rPr>
            <w:rFonts w:eastAsia="Arial" w:ascii="Arial" w:hAnsi="Arial"/>
            <w:sz w:val="18"/>
          </w:rPr>
          <w:delText>ken</w:delText>
        </w:r>
      </w:del>
      <w:r>
        <w:rPr>
          <w:rFonts w:eastAsia="Arial" w:ascii="Arial" w:hAnsi="Arial"/>
          <w:sz w:val="18"/>
        </w:rPr>
        <w:t xml:space="preserve"> </w:t>
      </w:r>
      <w:ins w:id="89" w:author="Onbekende auteur" w:date="2026-01-04T14:24:31Z">
        <w:r>
          <w:rPr>
            <w:rFonts w:eastAsia="Arial" w:ascii="Arial" w:hAnsi="Arial"/>
            <w:sz w:val="18"/>
          </w:rPr>
          <w:t xml:space="preserve">‘dit aan </w:t>
        </w:r>
      </w:ins>
      <w:r>
        <w:rPr>
          <w:rFonts w:eastAsia="Arial" w:ascii="Arial" w:hAnsi="Arial"/>
          <w:sz w:val="18"/>
        </w:rPr>
        <w:t>door het ontwerpen en implementeren van een ge-automatiseerd security assessment framework</w:t>
      </w:r>
      <w:ins w:id="90" w:author="Onbekende auteur" w:date="2026-01-04T14:24:45Z">
        <w:r>
          <w:rPr>
            <w:rFonts w:eastAsia="Arial" w:ascii="Arial" w:hAnsi="Arial"/>
            <w:sz w:val="18"/>
          </w:rPr>
          <w:t xml:space="preserve"> [</w:t>
        </w:r>
      </w:ins>
    </w:p>
    <w:p>
      <w:pPr>
        <w:pStyle w:val="Normal"/>
        <w:spacing w:lineRule="auto" w:line="254"/>
        <w:ind w:right="40"/>
        <w:jc w:val="left"/>
        <w:rPr>
          <w:rFonts w:ascii="Arial" w:hAnsi="Arial" w:eastAsia="Arial"/>
          <w:sz w:val="18"/>
          <w:ins w:id="93" w:author="Onbekende auteur" w:date="2026-01-04T14:24:45Z"/>
        </w:rPr>
      </w:pPr>
      <w:ins w:id="92" w:author="Onbekende auteur" w:date="2026-01-04T14:24:45Z">
        <w:r>
          <w:rPr>
            <w:rFonts w:eastAsia="Arial" w:ascii="Arial" w:hAnsi="Arial"/>
            <w:sz w:val="18"/>
          </w:rPr>
        </w:r>
      </w:ins>
    </w:p>
    <w:p>
      <w:pPr>
        <w:pStyle w:val="BodyText"/>
        <w:spacing w:lineRule="auto" w:line="252"/>
        <w:ind w:right="300"/>
        <w:rPr>
          <w:ins w:id="103" w:author="Onbekende auteur" w:date="2026-01-04T14:24:45Z"/>
        </w:rPr>
      </w:pPr>
      <w:ins w:id="94" w:author="Onbekende auteur" w:date="2026-01-04T14:24:45Z">
        <w:r>
          <w:rPr>
            <w:rFonts w:eastAsia="Arial" w:ascii="Arial" w:hAnsi="Arial"/>
            <w:sz w:val="18"/>
          </w:rPr>
          <w:t xml:space="preserve">Een bachelorproef is in de eerste plaats </w:t>
        </w:r>
      </w:ins>
      <w:ins w:id="95" w:author="Onbekende auteur" w:date="2026-01-04T14:24:45Z">
        <w:r>
          <w:rPr>
            <w:rStyle w:val="Strong"/>
            <w:rFonts w:eastAsia="Arial" w:ascii="Arial" w:hAnsi="Arial"/>
            <w:sz w:val="18"/>
          </w:rPr>
          <w:t xml:space="preserve">onderzoek doen, </w:t>
        </w:r>
      </w:ins>
      <w:ins w:id="96" w:author="Onbekende auteur" w:date="2026-01-04T14:24:45Z">
        <w:r>
          <w:rPr>
            <w:rFonts w:eastAsia="Arial" w:ascii="Arial" w:hAnsi="Arial"/>
            <w:sz w:val="18"/>
          </w:rPr>
          <w:t xml:space="preserve">niet “iets opzoeken en iets bouwen”. “ik wil uitzoeken hoe ik scripts kan gebruiken en dan zo’n script bouwen” is </w:t>
        </w:r>
      </w:ins>
      <w:ins w:id="97" w:author="Onbekende auteur" w:date="2026-01-04T14:24:45Z">
        <w:r>
          <w:rPr>
            <w:rStyle w:val="Emphasis"/>
            <w:rFonts w:eastAsia="Arial" w:ascii="Arial" w:hAnsi="Arial"/>
            <w:sz w:val="18"/>
          </w:rPr>
          <w:t>opzoekwerk + implementatie</w:t>
        </w:r>
      </w:ins>
      <w:ins w:id="98" w:author="Onbekende auteur" w:date="2026-01-04T14:24:45Z">
        <w:r>
          <w:rPr>
            <w:rFonts w:eastAsia="Arial" w:ascii="Arial" w:hAnsi="Arial"/>
            <w:sz w:val="18"/>
          </w:rPr>
          <w:t xml:space="preserve">, terwijl een bachelorproef vertrekt van een (www) kennistekort (!!!) en eindigt met onderbouwde </w:t>
        </w:r>
      </w:ins>
      <w:ins w:id="99" w:author="Onbekende auteur" w:date="2026-01-04T14:24:45Z">
        <w:r>
          <w:rPr>
            <w:rStyle w:val="Emphasis"/>
            <w:rFonts w:eastAsia="Arial" w:ascii="Arial" w:hAnsi="Arial"/>
            <w:sz w:val="18"/>
          </w:rPr>
          <w:t>inzichten</w:t>
        </w:r>
      </w:ins>
      <w:ins w:id="100" w:author="Onbekende auteur" w:date="2026-01-04T14:24:45Z">
        <w:r>
          <w:rPr>
            <w:rFonts w:eastAsia="Arial" w:ascii="Arial" w:hAnsi="Arial"/>
            <w:sz w:val="18"/>
          </w:rPr>
          <w:t xml:space="preserve"> of </w:t>
        </w:r>
      </w:ins>
      <w:ins w:id="101" w:author="Onbekende auteur" w:date="2026-01-04T14:24:45Z">
        <w:r>
          <w:rPr>
            <w:rStyle w:val="Emphasis"/>
            <w:rFonts w:eastAsia="Arial" w:ascii="Arial" w:hAnsi="Arial"/>
            <w:sz w:val="18"/>
          </w:rPr>
          <w:t>conclusies</w:t>
        </w:r>
      </w:ins>
      <w:ins w:id="102" w:author="Onbekende auteur" w:date="2026-01-04T14:24:45Z">
        <w:r>
          <w:rPr>
            <w:rFonts w:eastAsia="Arial" w:ascii="Arial" w:hAnsi="Arial"/>
            <w:sz w:val="18"/>
          </w:rPr>
          <w:t xml:space="preserve"> die verder gaan dan: “het werkt” of “ik heb iets gemaakt”.</w:t>
        </w:r>
      </w:ins>
    </w:p>
    <w:p>
      <w:pPr>
        <w:pStyle w:val="Heading2"/>
        <w:spacing w:before="280" w:after="280"/>
        <w:rPr>
          <w:ins w:id="105" w:author="Onbekende auteur" w:date="2026-01-04T14:24:45Z"/>
        </w:rPr>
      </w:pPr>
      <w:ins w:id="104" w:author="Onbekende auteur" w:date="2026-01-04T14:24:45Z">
        <w:bookmarkStart w:id="1" w:name="wat-hoort-bij-opzoekwerk-en-iets-maken"/>
        <w:bookmarkEnd w:id="1"/>
        <w:r>
          <w:rPr/>
          <w:t>Wat hoort bij ‘opzoekwerk en iets maken’?</w:t>
        </w:r>
      </w:ins>
    </w:p>
    <w:p>
      <w:pPr>
        <w:pStyle w:val="BodyText"/>
        <w:rPr>
          <w:ins w:id="107" w:author="Onbekende auteur" w:date="2026-01-04T14:24:45Z"/>
        </w:rPr>
      </w:pPr>
      <w:ins w:id="106" w:author="Onbekende auteur" w:date="2026-01-04T14:24:45Z">
        <w:r>
          <w:rPr/>
          <w:t>Daarbij doet de student vooral het volgende:</w:t>
        </w:r>
      </w:ins>
    </w:p>
    <w:p>
      <w:pPr>
        <w:pStyle w:val="BodyText"/>
        <w:numPr>
          <w:ilvl w:val="0"/>
          <w:numId w:val="14"/>
        </w:numPr>
        <w:rPr>
          <w:ins w:id="109" w:author="Onbekende auteur" w:date="2026-01-04T14:24:45Z"/>
        </w:rPr>
      </w:pPr>
      <w:ins w:id="108" w:author="Onbekende auteur" w:date="2026-01-04T14:24:45Z">
        <w:r>
          <w:rPr/>
          <w:t>Handleidingen, tutorials en voorbeelden zoeken.</w:t>
        </w:r>
      </w:ins>
    </w:p>
    <w:p>
      <w:pPr>
        <w:pStyle w:val="BodyText"/>
        <w:numPr>
          <w:ilvl w:val="0"/>
          <w:numId w:val="14"/>
        </w:numPr>
        <w:rPr>
          <w:ins w:id="111" w:author="Onbekende auteur" w:date="2026-01-04T14:24:45Z"/>
        </w:rPr>
      </w:pPr>
      <w:ins w:id="110" w:author="Onbekende auteur" w:date="2026-01-04T14:24:45Z">
        <w:r>
          <w:rPr/>
          <w:t>Best practices overnemen en samenvoegen.</w:t>
        </w:r>
      </w:ins>
    </w:p>
    <w:p>
      <w:pPr>
        <w:pStyle w:val="BodyText"/>
        <w:numPr>
          <w:ilvl w:val="0"/>
          <w:numId w:val="14"/>
        </w:numPr>
        <w:rPr>
          <w:ins w:id="113" w:author="Onbekende auteur" w:date="2026-01-04T14:24:45Z"/>
        </w:rPr>
      </w:pPr>
      <w:ins w:id="112" w:author="Onbekende auteur" w:date="2026-01-04T14:24:45Z">
        <w:r>
          <w:rPr/>
          <w:t>Een werkende oplossing bouwen (script, tool, dashboard, …).</w:t>
        </w:r>
      </w:ins>
    </w:p>
    <w:p>
      <w:pPr>
        <w:pStyle w:val="BodyText"/>
        <w:rPr>
          <w:ins w:id="119" w:author="Onbekende auteur" w:date="2026-01-04T14:24:45Z"/>
        </w:rPr>
      </w:pPr>
      <w:ins w:id="114" w:author="Onbekende auteur" w:date="2026-01-04T14:24:45Z">
        <w:r>
          <w:rPr/>
          <w:t xml:space="preserve">Dat is waardevol om vaardigheden te oefenen maar het is geen </w:t>
        </w:r>
      </w:ins>
      <w:ins w:id="115" w:author="Onbekende auteur" w:date="2026-01-04T14:24:45Z">
        <w:r>
          <w:rPr>
            <w:rStyle w:val="Strong"/>
          </w:rPr>
          <w:t>onderzoeksvraag</w:t>
        </w:r>
      </w:ins>
      <w:ins w:id="116" w:author="Onbekende auteur" w:date="2026-01-04T14:24:45Z">
        <w:r>
          <w:rPr/>
          <w:t>. De vraag is dan meestal: “Hoe maak ik X?” of “Hoe programmeer ik Y?” of “Hoe ‘</w:t>
        </w:r>
      </w:ins>
      <w:ins w:id="117" w:author="Onbekende auteur" w:date="2026-01-04T14:24:45Z">
        <w:r>
          <w:rPr>
            <w:i/>
            <w:iCs/>
          </w:rPr>
          <w:t>implementeer</w:t>
        </w:r>
      </w:ins>
      <w:ins w:id="118" w:author="Onbekende auteur" w:date="2026-01-04T14:24:45Z">
        <w:r>
          <w:rPr/>
          <w:t>’ ik Z?” en niet: “Wat leren we hier nieuw uit?” of “Welke oplossing is beter, waarom, en in welke context?”.</w:t>
        </w:r>
      </w:ins>
    </w:p>
    <w:p>
      <w:pPr>
        <w:pStyle w:val="BodyText"/>
        <w:rPr>
          <w:ins w:id="121" w:author="Onbekende auteur" w:date="2026-01-04T14:24:45Z"/>
        </w:rPr>
      </w:pPr>
      <w:ins w:id="120" w:author="Onbekende auteur" w:date="2026-01-04T14:24:45Z">
        <w:r>
          <w:rPr/>
          <w:t>Voor een bachelorproef moet er een stap extra gezet worden:</w:t>
        </w:r>
      </w:ins>
    </w:p>
    <w:p>
      <w:pPr>
        <w:pStyle w:val="BodyText"/>
        <w:numPr>
          <w:ilvl w:val="0"/>
          <w:numId w:val="15"/>
        </w:numPr>
        <w:rPr>
          <w:ins w:id="125" w:author="Onbekende auteur" w:date="2026-01-04T14:24:45Z"/>
        </w:rPr>
      </w:pPr>
      <w:ins w:id="122" w:author="Onbekende auteur" w:date="2026-01-04T14:24:45Z">
        <w:r>
          <w:rPr/>
          <w:t xml:space="preserve">Een </w:t>
        </w:r>
      </w:ins>
      <w:ins w:id="123" w:author="Onbekende auteur" w:date="2026-01-04T14:24:45Z">
        <w:r>
          <w:rPr>
            <w:rStyle w:val="Emphasis"/>
          </w:rPr>
          <w:t>probleem</w:t>
        </w:r>
      </w:ins>
      <w:ins w:id="124" w:author="Onbekende auteur" w:date="2026-01-04T14:24:45Z">
        <w:r>
          <w:rPr/>
          <w:t xml:space="preserve"> formuleren dat nog niet (in de zin van: nog NOOIT) of half of nauwelijks of aantoonbaar onbetrouwbaar beantwoord is geweest (en daar dient de lit.studie voor)</w:t>
        </w:r>
      </w:ins>
    </w:p>
    <w:p>
      <w:pPr>
        <w:pStyle w:val="BodyText"/>
        <w:numPr>
          <w:ilvl w:val="0"/>
          <w:numId w:val="15"/>
        </w:numPr>
        <w:rPr>
          <w:ins w:id="129" w:author="Onbekende auteur" w:date="2026-01-04T14:24:45Z"/>
        </w:rPr>
      </w:pPr>
      <w:ins w:id="126" w:author="Onbekende auteur" w:date="2026-01-04T14:24:45Z">
        <w:r>
          <w:rPr/>
          <w:t xml:space="preserve">Een </w:t>
        </w:r>
      </w:ins>
      <w:ins w:id="127" w:author="Onbekende auteur" w:date="2026-01-04T14:24:45Z">
        <w:r>
          <w:rPr>
            <w:rStyle w:val="Emphasis"/>
          </w:rPr>
          <w:t>onderzoeksvraag</w:t>
        </w:r>
      </w:ins>
      <w:ins w:id="128" w:author="Onbekende auteur" w:date="2026-01-04T14:24:45Z">
        <w:r>
          <w:rPr/>
          <w:t xml:space="preserve"> formuleren die je niet uit documentaties en, of bestaande informatie kunt afleiden.</w:t>
        </w:r>
      </w:ins>
    </w:p>
    <w:p>
      <w:pPr>
        <w:pStyle w:val="BodyText"/>
        <w:numPr>
          <w:ilvl w:val="0"/>
          <w:numId w:val="15"/>
        </w:numPr>
        <w:rPr>
          <w:ins w:id="133" w:author="Onbekende auteur" w:date="2026-01-04T14:24:45Z"/>
        </w:rPr>
      </w:pPr>
      <w:ins w:id="130" w:author="Onbekende auteur" w:date="2026-01-04T14:24:45Z">
        <w:r>
          <w:rPr/>
          <w:t xml:space="preserve">Een </w:t>
        </w:r>
      </w:ins>
      <w:ins w:id="131" w:author="Onbekende auteur" w:date="2026-01-04T14:24:45Z">
        <w:r>
          <w:rPr>
            <w:rStyle w:val="Emphasis"/>
          </w:rPr>
          <w:t>methode</w:t>
        </w:r>
      </w:ins>
      <w:ins w:id="132" w:author="Onbekende auteur" w:date="2026-01-04T14:24:45Z">
        <w:r>
          <w:rPr/>
          <w:t xml:space="preserve"> kiezen (meten, testen, vergelijken, experimenteren, interviews afnemen, enquêteren, ...).</w:t>
        </w:r>
      </w:ins>
    </w:p>
    <w:p>
      <w:pPr>
        <w:pStyle w:val="BodyText"/>
        <w:numPr>
          <w:ilvl w:val="0"/>
          <w:numId w:val="15"/>
        </w:numPr>
        <w:rPr>
          <w:ins w:id="137" w:author="Onbekende auteur" w:date="2026-01-04T14:24:45Z"/>
        </w:rPr>
      </w:pPr>
      <w:ins w:id="134" w:author="Onbekende auteur" w:date="2026-01-04T14:24:45Z">
        <w:r>
          <w:rPr/>
          <w:t xml:space="preserve">Op basis van resultaten </w:t>
        </w:r>
      </w:ins>
      <w:ins w:id="135" w:author="Onbekende auteur" w:date="2026-01-04T14:24:45Z">
        <w:r>
          <w:rPr>
            <w:rStyle w:val="Emphasis"/>
          </w:rPr>
          <w:t>conclusies</w:t>
        </w:r>
      </w:ins>
      <w:ins w:id="136" w:author="Onbekende auteur" w:date="2026-01-04T14:24:45Z">
        <w:r>
          <w:rPr/>
          <w:t xml:space="preserve"> trekken die voor IEDEREEN (= www) (en dus niet alleen voor jou en, of de al dan niet geïnteresseerde derde partij (zoals een (ex)stagebedrijf))) nieuw of nuttig zijn.</w:t>
        </w:r>
      </w:ins>
    </w:p>
    <w:p>
      <w:pPr>
        <w:pStyle w:val="Heading2"/>
        <w:spacing w:before="280" w:after="280"/>
        <w:rPr>
          <w:ins w:id="139" w:author="Onbekende auteur" w:date="2026-01-04T14:24:45Z"/>
        </w:rPr>
      </w:pPr>
      <w:ins w:id="138" w:author="Onbekende auteur" w:date="2026-01-04T14:24:45Z">
        <w:bookmarkStart w:id="2" w:name="wat-hoort-bij-onderzoek-doen"/>
        <w:bookmarkEnd w:id="2"/>
        <w:r>
          <w:rPr/>
          <w:t>Wat hoort bij ‘onderzoek doen’?</w:t>
        </w:r>
      </w:ins>
    </w:p>
    <w:p>
      <w:pPr>
        <w:pStyle w:val="BodyText"/>
        <w:rPr>
          <w:ins w:id="143" w:author="Onbekende auteur" w:date="2026-01-04T14:24:45Z"/>
        </w:rPr>
      </w:pPr>
      <w:ins w:id="140" w:author="Onbekende auteur" w:date="2026-01-04T14:24:45Z">
        <w:r>
          <w:rPr/>
          <w:t xml:space="preserve">Onderzoek gaat over </w:t>
        </w:r>
      </w:ins>
      <w:ins w:id="141" w:author="Onbekende auteur" w:date="2026-01-04T14:24:45Z">
        <w:r>
          <w:rPr>
            <w:rStyle w:val="Strong"/>
          </w:rPr>
          <w:t>nieuwe kennis genereren</w:t>
        </w:r>
      </w:ins>
      <w:ins w:id="142" w:author="Onbekende auteur" w:date="2026-01-04T14:24:45Z">
        <w:r>
          <w:rPr/>
          <w:t xml:space="preserve"> of bestaande kennis kritisch testen in een concrete context. Typische kenmerken:</w:t>
        </w:r>
      </w:ins>
    </w:p>
    <w:p>
      <w:pPr>
        <w:pStyle w:val="BodyText"/>
        <w:numPr>
          <w:ilvl w:val="0"/>
          <w:numId w:val="19"/>
        </w:numPr>
        <w:rPr>
          <w:ins w:id="145" w:author="Onbekende auteur" w:date="2026-01-04T14:24:45Z"/>
        </w:rPr>
      </w:pPr>
      <w:ins w:id="144" w:author="Onbekende auteur" w:date="2026-01-04T14:24:45Z">
        <w:r>
          <w:rPr/>
          <w:t>De vraag is niet: “Hoe bouw ik X?”, maar:</w:t>
        </w:r>
      </w:ins>
    </w:p>
    <w:p>
      <w:pPr>
        <w:pStyle w:val="BodyText"/>
        <w:numPr>
          <w:ilvl w:val="1"/>
          <w:numId w:val="19"/>
        </w:numPr>
        <w:rPr>
          <w:ins w:id="148" w:author="Onbekende auteur" w:date="2026-01-04T14:24:45Z"/>
        </w:rPr>
      </w:pPr>
      <w:ins w:id="146" w:author="Onbekende auteur" w:date="2026-01-04T14:24:45Z">
        <w:r>
          <w:rPr/>
          <w:t>“</w:t>
        </w:r>
      </w:ins>
      <w:ins w:id="147" w:author="Onbekende auteur" w:date="2026-01-04T14:24:45Z">
        <w:r>
          <w:rPr/>
          <w:t>Welke aanpak is het meest geschikt in situatie ABC en waarom?”</w:t>
        </w:r>
      </w:ins>
    </w:p>
    <w:p>
      <w:pPr>
        <w:pStyle w:val="BodyText"/>
        <w:numPr>
          <w:ilvl w:val="1"/>
          <w:numId w:val="19"/>
        </w:numPr>
        <w:rPr>
          <w:ins w:id="151" w:author="Onbekende auteur" w:date="2026-01-04T14:24:45Z"/>
        </w:rPr>
      </w:pPr>
      <w:ins w:id="149" w:author="Onbekende auteur" w:date="2026-01-04T14:24:45Z">
        <w:r>
          <w:rPr/>
          <w:t>“</w:t>
        </w:r>
      </w:ins>
      <w:ins w:id="150" w:author="Onbekende auteur" w:date="2026-01-04T14:24:45Z">
        <w:r>
          <w:rPr/>
          <w:t>Wat zijn de grenzen of nadelen van bestaande oplossingen?”</w:t>
        </w:r>
      </w:ins>
    </w:p>
    <w:p>
      <w:pPr>
        <w:pStyle w:val="BodyText"/>
        <w:numPr>
          <w:ilvl w:val="0"/>
          <w:numId w:val="19"/>
        </w:numPr>
        <w:rPr>
          <w:ins w:id="155" w:author="Onbekende auteur" w:date="2026-01-04T14:24:45Z"/>
        </w:rPr>
      </w:pPr>
      <w:ins w:id="152" w:author="Onbekende auteur" w:date="2026-01-04T14:24:45Z">
        <w:r>
          <w:rPr/>
          <w:t xml:space="preserve">De student gebruikt het bouwen of implementeren enkel als </w:t>
        </w:r>
      </w:ins>
      <w:ins w:id="153" w:author="Onbekende auteur" w:date="2026-01-04T14:24:45Z">
        <w:r>
          <w:rPr>
            <w:rStyle w:val="Emphasis"/>
          </w:rPr>
          <w:t>middel</w:t>
        </w:r>
      </w:ins>
      <w:ins w:id="154" w:author="Onbekende auteur" w:date="2026-01-04T14:24:45Z">
        <w:r>
          <w:rPr/>
          <w:t xml:space="preserve"> om te kunnen meten, testen of vergelijken, niet als doel op zich.</w:t>
        </w:r>
      </w:ins>
    </w:p>
    <w:p>
      <w:pPr>
        <w:pStyle w:val="BodyText"/>
        <w:numPr>
          <w:ilvl w:val="0"/>
          <w:numId w:val="19"/>
        </w:numPr>
        <w:rPr>
          <w:ins w:id="157" w:author="Onbekende auteur" w:date="2026-01-04T14:24:45Z"/>
        </w:rPr>
      </w:pPr>
      <w:ins w:id="156" w:author="Onbekende auteur" w:date="2026-01-04T14:24:45Z">
        <w:r>
          <w:rPr/>
          <w:t>Het resultaat is een onderbouwde conclusie (met argumenten, data, bronnen), niet alleen een werkend product.</w:t>
        </w:r>
      </w:ins>
    </w:p>
    <w:p>
      <w:pPr>
        <w:pStyle w:val="Heading2"/>
        <w:spacing w:before="280" w:after="280"/>
        <w:rPr>
          <w:ins w:id="159" w:author="Onbekende auteur" w:date="2026-01-04T14:24:45Z"/>
        </w:rPr>
      </w:pPr>
      <w:ins w:id="158" w:author="Onbekende auteur" w:date="2026-01-04T14:24:45Z">
        <w:bookmarkStart w:id="3" w:name="drie-eenvoudige-herkenbare-voorbeelden"/>
        <w:bookmarkEnd w:id="3"/>
        <w:r>
          <w:rPr/>
          <w:t>Drie voorbeelden</w:t>
        </w:r>
      </w:ins>
    </w:p>
    <w:p>
      <w:pPr>
        <w:pStyle w:val="Heading2"/>
        <w:spacing w:before="280" w:after="280"/>
        <w:rPr>
          <w:ins w:id="161" w:author="Onbekende auteur" w:date="2026-01-04T14:24:45Z"/>
        </w:rPr>
      </w:pPr>
      <w:ins w:id="160" w:author="Onbekende auteur" w:date="2026-01-04T14:24:45Z">
        <w:r>
          <w:rPr/>
          <w:t>Voorbeeld 1: Webapplicatie</w:t>
        </w:r>
      </w:ins>
    </w:p>
    <w:p>
      <w:pPr>
        <w:pStyle w:val="BodyText"/>
        <w:numPr>
          <w:ilvl w:val="0"/>
          <w:numId w:val="20"/>
        </w:numPr>
        <w:rPr>
          <w:ins w:id="164" w:author="Onbekende auteur" w:date="2026-01-04T14:24:45Z"/>
        </w:rPr>
      </w:pPr>
      <w:ins w:id="162" w:author="Onbekende auteur" w:date="2026-01-04T14:24:45Z">
        <w:r>
          <w:rPr>
            <w:rStyle w:val="Emphasis"/>
          </w:rPr>
          <w:t>Niet-onderzoekend (opzoekwerk + bouwen)</w:t>
        </w:r>
      </w:ins>
      <w:ins w:id="163" w:author="Onbekende auteur" w:date="2026-01-04T14:24:45Z">
        <w:r>
          <w:rPr/>
          <w:br/>
          <w:t>“Ik maak een webapplicatie om afspraken te beheren in Django.”</w:t>
          <w:br/>
          <w:t>De student zoekt tutorials, volgt stappen, maakt een werkende app. De kernvraag is: “Hoe bouw ik deze applicatie?”</w:t>
        </w:r>
      </w:ins>
    </w:p>
    <w:p>
      <w:pPr>
        <w:pStyle w:val="BodyText"/>
        <w:numPr>
          <w:ilvl w:val="0"/>
          <w:numId w:val="20"/>
        </w:numPr>
        <w:rPr>
          <w:ins w:id="167" w:author="Onbekende auteur" w:date="2026-01-04T14:24:45Z"/>
        </w:rPr>
      </w:pPr>
      <w:ins w:id="165" w:author="Onbekende auteur" w:date="2026-01-04T14:24:45Z">
        <w:r>
          <w:rPr>
            <w:rStyle w:val="Emphasis"/>
          </w:rPr>
          <w:t>Onderzoekend</w:t>
        </w:r>
      </w:ins>
      <w:ins w:id="166" w:author="Onbekende auteur" w:date="2026-01-04T14:24:45Z">
        <w:r>
          <w:rPr/>
          <w:br/>
          <w:t>“Welke webframework (Django, Laravel, ASP.NET Core) is het meest geschikt voor kleine KMO’s die beperkte hosting en ontwikkelcapaciteit hebben, en waarom?”</w:t>
          <w:br/>
          <w:t>De student bouwt eventueel kleine prototypes in elk framework, meet ontwikkeltijd, performance, onderhoudsgemak, vraagt feedback aan ontwikkelaars, en trekt conclusies.</w:t>
        </w:r>
      </w:ins>
    </w:p>
    <w:p>
      <w:pPr>
        <w:pStyle w:val="Heading2"/>
        <w:spacing w:before="280" w:after="280"/>
        <w:rPr>
          <w:ins w:id="169" w:author="Onbekende auteur" w:date="2026-01-04T14:24:45Z"/>
        </w:rPr>
      </w:pPr>
      <w:ins w:id="168" w:author="Onbekende auteur" w:date="2026-01-04T14:24:45Z">
        <w:r>
          <w:rPr/>
          <w:t>Voorbeeld 2: Netwerkautomatisering</w:t>
        </w:r>
      </w:ins>
    </w:p>
    <w:p>
      <w:pPr>
        <w:pStyle w:val="BodyText"/>
        <w:numPr>
          <w:ilvl w:val="0"/>
          <w:numId w:val="21"/>
        </w:numPr>
        <w:rPr>
          <w:ins w:id="174" w:author="Onbekende auteur" w:date="2026-01-04T14:24:45Z"/>
        </w:rPr>
      </w:pPr>
      <w:ins w:id="170" w:author="Onbekende auteur" w:date="2026-01-04T14:24:45Z">
        <w:r>
          <w:rPr>
            <w:rStyle w:val="Emphasis"/>
          </w:rPr>
          <w:t>Niet-onderzoekend</w:t>
        </w:r>
      </w:ins>
      <w:ins w:id="171" w:author="Onbekende auteur" w:date="2026-01-04T14:24:45Z">
        <w:r>
          <w:rPr/>
          <w:br/>
          <w:t>“Ik schrijf Python</w:t>
          <w:noBreakHyphen/>
          <w:t>scripts om Cisco</w:t>
          <w:noBreakHyphen/>
          <w:t>switches automatisch te configureren en die scripts ook voor HP</w:t>
          <w:noBreakHyphen/>
          <w:t>switches te gebruiken.”</w:t>
          <w:br/>
          <w:t xml:space="preserve">De student zoekt documentatie, ontdekt welke </w:t>
        </w:r>
      </w:ins>
      <w:ins w:id="172" w:author="Onbekende auteur" w:date="2026-01-04T14:24:45Z">
        <w:r>
          <w:rPr>
            <w:rStyle w:val="Brontekst"/>
          </w:rPr>
          <w:t>device_type</w:t>
        </w:r>
      </w:ins>
      <w:ins w:id="173" w:author="Onbekende auteur" w:date="2026-01-04T14:24:45Z">
        <w:r>
          <w:rPr/>
          <w:t xml:space="preserve"> nodig is, past de commando’s aan en toont dat het werkt. De kernvraag blijft: “Hoe maak ik het script?”</w:t>
        </w:r>
      </w:ins>
    </w:p>
    <w:p>
      <w:pPr>
        <w:pStyle w:val="BodyText"/>
        <w:numPr>
          <w:ilvl w:val="0"/>
          <w:numId w:val="21"/>
        </w:numPr>
        <w:rPr>
          <w:ins w:id="177" w:author="Onbekende auteur" w:date="2026-01-04T14:24:45Z"/>
        </w:rPr>
      </w:pPr>
      <w:ins w:id="175" w:author="Onbekende auteur" w:date="2026-01-04T14:24:45Z">
        <w:r>
          <w:rPr>
            <w:rStyle w:val="Emphasis"/>
          </w:rPr>
          <w:t>Onderzoekend</w:t>
        </w:r>
      </w:ins>
      <w:ins w:id="176" w:author="Onbekende auteur" w:date="2026-01-04T14:24:45Z">
        <w:r>
          <w:rPr/>
          <w:br/>
          <w:t>“In welke mate kunnen generieke Python</w:t>
          <w:noBreakHyphen/>
          <w:t>templates voor switchconfiguratie hergebruikt worden over verschillende merken (Cisco, HPE/Aruba, 3Com), en welke architectuur maakt onderhoud en uitbreidbaarheid het meest efficiënt?”</w:t>
          <w:br/>
          <w:t>De student ontwikkelt meerdere varianten (bijv. vendor</w:t>
          <w:noBreakHyphen/>
          <w:t>specifieke scripts vs. vendor</w:t>
          <w:noBreakHyphen/>
          <w:t>agnostische templatinglaag), test ze op onderhoudstijd, foutkans, uitbreidbaarheid en bespreekt objectief de voor</w:t>
          <w:noBreakHyphen/>
          <w:t xml:space="preserve"> en nadelen.</w:t>
        </w:r>
      </w:ins>
    </w:p>
    <w:p>
      <w:pPr>
        <w:pStyle w:val="Heading2"/>
        <w:spacing w:before="280" w:after="280"/>
        <w:rPr>
          <w:ins w:id="179" w:author="Onbekende auteur" w:date="2026-01-04T14:24:45Z"/>
        </w:rPr>
      </w:pPr>
      <w:ins w:id="178" w:author="Onbekende auteur" w:date="2026-01-04T14:24:45Z">
        <w:r>
          <w:rPr/>
          <w:t>Voorbeeld 3: Machine learning / AI</w:t>
        </w:r>
      </w:ins>
    </w:p>
    <w:p>
      <w:pPr>
        <w:pStyle w:val="BodyText"/>
        <w:numPr>
          <w:ilvl w:val="0"/>
          <w:numId w:val="22"/>
        </w:numPr>
        <w:rPr>
          <w:ins w:id="182" w:author="Onbekende auteur" w:date="2026-01-04T14:24:45Z"/>
        </w:rPr>
      </w:pPr>
      <w:ins w:id="180" w:author="Onbekende auteur" w:date="2026-01-04T14:24:45Z">
        <w:r>
          <w:rPr>
            <w:rStyle w:val="Emphasis"/>
          </w:rPr>
          <w:t>Niet-onderzoekend</w:t>
        </w:r>
      </w:ins>
      <w:ins w:id="181" w:author="Onbekende auteur" w:date="2026-01-04T14:24:45Z">
        <w:r>
          <w:rPr/>
          <w:br/>
          <w:t>“Ik maak een model dat handgeschreven cijfers herkent met behulp van een bestaande tutorial.”</w:t>
          <w:br/>
          <w:t>De student volgt een voorbeeld, traint een model, toont dat de accuracy 98% is. De vraag is: “Hoe maak ik dit model werkend?”</w:t>
        </w:r>
      </w:ins>
    </w:p>
    <w:p>
      <w:pPr>
        <w:pStyle w:val="BodyText"/>
        <w:numPr>
          <w:ilvl w:val="0"/>
          <w:numId w:val="22"/>
        </w:numPr>
        <w:rPr>
          <w:ins w:id="185" w:author="Onbekende auteur" w:date="2026-01-04T14:24:45Z"/>
        </w:rPr>
      </w:pPr>
      <w:ins w:id="183" w:author="Onbekende auteur" w:date="2026-01-04T14:24:45Z">
        <w:r>
          <w:rPr>
            <w:rStyle w:val="Emphasis"/>
          </w:rPr>
          <w:t>Onderzoekend</w:t>
        </w:r>
      </w:ins>
      <w:ins w:id="184" w:author="Onbekende auteur" w:date="2026-01-04T14:24:45Z">
        <w:r>
          <w:rPr/>
          <w:br/>
          <w:t>“Hoe beïnvloeden verschillende regularisatietechnieken (dropout, L2</w:t>
          <w:noBreakHyphen/>
          <w:t>regularisatie, data</w:t>
          <w:noBreakHyphen/>
          <w:t>augmentatie) de generalisatie van een eenvoudig CNN</w:t>
          <w:noBreakHyphen/>
          <w:t>model op handgeschreven cijfers met beperkt trainingsdata?”</w:t>
          <w:br/>
          <w:t>De student ontwerpt experimenten, varieert één parameter tegelijk, vergelijkt resultaten, en formuleert conclusies over welke techniek in welke situatie het beste werkt.</w:t>
        </w:r>
      </w:ins>
    </w:p>
    <w:p>
      <w:pPr>
        <w:pStyle w:val="Heading2"/>
        <w:spacing w:before="280" w:after="280"/>
        <w:rPr>
          <w:ins w:id="187" w:author="Onbekende auteur" w:date="2026-01-04T14:24:45Z"/>
        </w:rPr>
      </w:pPr>
      <w:ins w:id="186" w:author="Onbekende auteur" w:date="2026-01-04T14:24:45Z">
        <w:bookmarkStart w:id="4" w:name="essentie-voor-de-student"/>
        <w:bookmarkEnd w:id="4"/>
        <w:r>
          <w:rPr/>
          <w:t>Essentie</w:t>
        </w:r>
      </w:ins>
    </w:p>
    <w:p>
      <w:pPr>
        <w:pStyle w:val="BodyText"/>
        <w:numPr>
          <w:ilvl w:val="0"/>
          <w:numId w:val="23"/>
        </w:numPr>
        <w:rPr>
          <w:ins w:id="192" w:author="Onbekende auteur" w:date="2026-01-04T14:24:45Z"/>
        </w:rPr>
      </w:pPr>
      <w:ins w:id="188" w:author="Onbekende auteur" w:date="2026-01-04T14:24:45Z">
        <w:r>
          <w:rPr/>
          <w:t>“</w:t>
        </w:r>
      </w:ins>
      <w:ins w:id="189" w:author="Onbekende auteur" w:date="2026-01-04T14:24:45Z">
        <w:r>
          <w:rPr/>
          <w:t xml:space="preserve">Iets maken” mag, maar alleen als </w:t>
        </w:r>
      </w:ins>
      <w:ins w:id="190" w:author="Onbekende auteur" w:date="2026-01-04T14:24:45Z">
        <w:r>
          <w:rPr>
            <w:rStyle w:val="Strong"/>
          </w:rPr>
          <w:t>middel</w:t>
        </w:r>
      </w:ins>
      <w:ins w:id="191" w:author="Onbekende auteur" w:date="2026-01-04T14:24:45Z">
        <w:r>
          <w:rPr/>
          <w:t xml:space="preserve"> om onderzoek te doen, niet als doel op zich.</w:t>
        </w:r>
      </w:ins>
    </w:p>
    <w:p>
      <w:pPr>
        <w:pStyle w:val="BodyText"/>
        <w:numPr>
          <w:ilvl w:val="0"/>
          <w:numId w:val="23"/>
        </w:numPr>
        <w:rPr>
          <w:ins w:id="198" w:author="Onbekende auteur" w:date="2026-01-04T14:24:45Z"/>
        </w:rPr>
      </w:pPr>
      <w:ins w:id="193" w:author="Onbekende auteur" w:date="2026-01-04T14:24:45Z">
        <w:r>
          <w:rPr/>
          <w:t xml:space="preserve">De bachelorproef draait om </w:t>
        </w:r>
      </w:ins>
      <w:ins w:id="194" w:author="Onbekende auteur" w:date="2026-01-04T14:24:45Z">
        <w:r>
          <w:rPr>
            <w:rStyle w:val="Strong"/>
          </w:rPr>
          <w:t>vragen waar nog geen (evident / door anderen (= www) reeds gekend) antwoord op is</w:t>
        </w:r>
      </w:ins>
      <w:ins w:id="195" w:author="Onbekende auteur" w:date="2026-01-04T14:24:45Z">
        <w:r>
          <w:rPr/>
          <w:t xml:space="preserve"> gegeven en om het </w:t>
        </w:r>
      </w:ins>
      <w:ins w:id="196" w:author="Onbekende auteur" w:date="2026-01-04T14:24:45Z">
        <w:r>
          <w:rPr>
            <w:rStyle w:val="Strong"/>
          </w:rPr>
          <w:t>systematisch zoeken naar dat antwoord</w:t>
        </w:r>
      </w:ins>
      <w:ins w:id="197" w:author="Onbekende auteur" w:date="2026-01-04T14:24:45Z">
        <w:r>
          <w:rPr/>
          <w:t xml:space="preserve"> via metingen, experimenten, vergelijkingen, analyses, enquête, ...</w:t>
        </w:r>
      </w:ins>
    </w:p>
    <w:p>
      <w:pPr>
        <w:pStyle w:val="BodyText"/>
        <w:numPr>
          <w:ilvl w:val="0"/>
          <w:numId w:val="23"/>
        </w:numPr>
        <w:rPr>
          <w:ins w:id="200" w:author="Onbekende auteur" w:date="2026-01-04T14:24:45Z"/>
        </w:rPr>
      </w:pPr>
      <w:ins w:id="199" w:author="Onbekende auteur" w:date="2026-01-04T14:24:45Z">
        <w:r>
          <w:rPr/>
          <w:t>Pas als de student kan tonen: “Dit heb ik onderzocht, zo ben ik te werk gegaan, dit heb ik geleerd en dit betekent het voor de praktijk”, dan is het een volwaardige bachelorproef en niet alleen een geavanceerde oefenopdracht , waarbij het zelfs mogelijk is dat een (bevredigend) antwoord op de OV niet kan gegeven worden en dit wordt dan door jouw bacPr0 uitvoerig geargumenteerd.</w:t>
        </w:r>
      </w:ins>
    </w:p>
    <w:p>
      <w:pPr>
        <w:pStyle w:val="Normal"/>
        <w:spacing w:lineRule="auto" w:line="252"/>
        <w:ind w:right="300"/>
        <w:rPr>
          <w:rFonts w:ascii="Arial" w:hAnsi="Arial" w:eastAsia="Arial"/>
          <w:sz w:val="18"/>
          <w:ins w:id="202" w:author="Onbekende auteur" w:date="2026-01-04T14:24:45Z"/>
        </w:rPr>
      </w:pPr>
      <w:ins w:id="201" w:author="Onbekende auteur" w:date="2026-01-04T14:24:45Z">
        <w:r>
          <w:rPr>
            <w:rFonts w:eastAsia="Arial" w:ascii="Arial" w:hAnsi="Arial"/>
            <w:sz w:val="18"/>
          </w:rPr>
          <w:t>]</w:t>
        </w:r>
      </w:ins>
    </w:p>
    <w:p>
      <w:pPr>
        <w:pStyle w:val="Normal"/>
        <w:spacing w:lineRule="auto" w:line="254"/>
        <w:ind w:right="40"/>
        <w:jc w:val="left"/>
        <w:rPr>
          <w:rFonts w:ascii="Arial" w:hAnsi="Arial" w:eastAsia="Arial"/>
          <w:sz w:val="18"/>
          <w:ins w:id="204" w:author="Onbekende auteur" w:date="2026-01-04T14:24:45Z"/>
        </w:rPr>
      </w:pPr>
      <w:ins w:id="203" w:author="Onbekende auteur" w:date="2026-01-04T14:24:45Z">
        <w:r>
          <w:rPr>
            <w:rFonts w:eastAsia="Arial" w:ascii="Arial" w:hAnsi="Arial"/>
            <w:sz w:val="18"/>
          </w:rPr>
        </w:r>
      </w:ins>
    </w:p>
    <w:p>
      <w:pPr>
        <w:pStyle w:val="Normal"/>
        <w:spacing w:lineRule="auto" w:line="254"/>
        <w:ind w:right="40"/>
        <w:jc w:val="left"/>
        <w:rPr>
          <w:rFonts w:ascii="Arial" w:hAnsi="Arial" w:eastAsia="Arial"/>
          <w:sz w:val="18"/>
          <w:ins w:id="206" w:author="Onbekende auteur" w:date="2026-01-04T14:24:45Z"/>
        </w:rPr>
      </w:pPr>
      <w:ins w:id="205" w:author="Onbekende auteur" w:date="2026-01-04T14:24:45Z">
        <w:r>
          <w:rPr>
            <w:rFonts w:eastAsia="Arial" w:ascii="Arial" w:hAnsi="Arial"/>
            <w:sz w:val="18"/>
          </w:rPr>
        </w:r>
      </w:ins>
    </w:p>
    <w:p>
      <w:pPr>
        <w:pStyle w:val="Normal"/>
        <w:spacing w:lineRule="auto" w:line="254"/>
        <w:ind w:right="40"/>
        <w:jc w:val="left"/>
        <w:rPr/>
      </w:pPr>
      <w:r>
        <w:rPr>
          <w:rFonts w:eastAsia="Arial" w:ascii="Arial" w:hAnsi="Arial"/>
          <w:sz w:val="18"/>
        </w:rPr>
        <w:t xml:space="preserve">. Dit framework zal specifiek gericht zijn op het systematisch en efficiënt </w:t>
      </w:r>
      <w:ins w:id="207" w:author="Onbekende auteur" w:date="2026-01-04T14:35:03Z">
        <w:r>
          <w:rPr>
            <w:rFonts w:eastAsia="Arial" w:ascii="Arial" w:hAnsi="Arial"/>
            <w:sz w:val="18"/>
          </w:rPr>
          <w:t xml:space="preserve">[&lt;- hòl, nietszeggend, spreektaal. Wat bedoel je daar exact mee? Wees specifiek.] </w:t>
        </w:r>
      </w:ins>
      <w:r>
        <w:rPr>
          <w:rFonts w:eastAsia="Arial" w:ascii="Arial" w:hAnsi="Arial"/>
          <w:sz w:val="18"/>
        </w:rPr>
        <w:t>screenen van MCP-server implementaties op risico’s zoals prompt injection, tool poisoning en pri-vilege escalation. Door middel van een Proof</w:t>
      </w:r>
      <w:ins w:id="208" w:author="Onbekende auteur" w:date="2026-01-04T14:35:16Z">
        <w:r>
          <w:rPr>
            <w:rFonts w:eastAsia="Arial" w:ascii="Arial" w:hAnsi="Arial"/>
            <w:sz w:val="18"/>
          </w:rPr>
          <w:t xml:space="preserve"> </w:t>
        </w:r>
      </w:ins>
      <w:del w:id="209" w:author="Onbekende auteur" w:date="2026-01-04T14:35:16Z">
        <w:r>
          <w:rPr>
            <w:rFonts w:eastAsia="Arial" w:ascii="Arial" w:hAnsi="Arial"/>
            <w:sz w:val="18"/>
          </w:rPr>
          <w:delText>-</w:delText>
        </w:r>
      </w:del>
      <w:r>
        <w:rPr>
          <w:rFonts w:eastAsia="Arial" w:ascii="Arial" w:hAnsi="Arial"/>
          <w:sz w:val="18"/>
        </w:rPr>
        <w:t>of</w:t>
      </w:r>
      <w:ins w:id="210" w:author="Onbekende auteur" w:date="2026-01-04T14:35:17Z">
        <w:r>
          <w:rPr>
            <w:rFonts w:eastAsia="Arial" w:ascii="Arial" w:hAnsi="Arial"/>
            <w:sz w:val="18"/>
          </w:rPr>
          <w:t xml:space="preserve"> </w:t>
        </w:r>
      </w:ins>
      <w:del w:id="211" w:author="Onbekende auteur" w:date="2026-01-04T14:35:17Z">
        <w:r>
          <w:rPr>
            <w:rFonts w:eastAsia="Arial" w:ascii="Arial" w:hAnsi="Arial"/>
            <w:sz w:val="18"/>
          </w:rPr>
          <w:delText>-</w:delText>
        </w:r>
      </w:del>
      <w:r>
        <w:rPr>
          <w:rFonts w:eastAsia="Arial" w:ascii="Arial" w:hAnsi="Arial"/>
          <w:sz w:val="18"/>
        </w:rPr>
        <w:t>Concept (PoC) zal worden aangetoond hoe deze aanpak de detectiegraad van kwetsbaarheden verbetert en de benodigde tijd voor security reviews drastisch vermindert ten opzichte van de huidige handmatige processen.</w:t>
      </w:r>
    </w:p>
    <w:p>
      <w:pPr>
        <w:pStyle w:val="Normal"/>
        <w:spacing w:lineRule="exact" w:line="200"/>
        <w:rPr>
          <w:rFonts w:ascii="Times New Roman" w:hAnsi="Times New Roman" w:eastAsia="Times New Roman"/>
          <w:sz w:val="24"/>
        </w:rPr>
      </w:pPr>
      <w:r>
        <w:rPr>
          <w:rFonts w:eastAsia="Times New Roman" w:ascii="Times New Roman" w:hAnsi="Times New Roman"/>
          <w:sz w:val="24"/>
        </w:rPr>
      </w:r>
    </w:p>
    <w:p>
      <w:pPr>
        <w:pStyle w:val="Normal"/>
        <w:spacing w:lineRule="exact" w:line="202"/>
        <w:rPr>
          <w:rFonts w:ascii="Times New Roman" w:hAnsi="Times New Roman" w:eastAsia="Times New Roman"/>
          <w:sz w:val="24"/>
        </w:rPr>
      </w:pPr>
      <w:r>
        <w:rPr>
          <w:rFonts w:eastAsia="Times New Roman" w:ascii="Times New Roman" w:hAnsi="Times New Roman"/>
          <w:sz w:val="24"/>
        </w:rPr>
      </w:r>
    </w:p>
    <w:p>
      <w:pPr>
        <w:pStyle w:val="Normal"/>
        <w:spacing w:lineRule="atLeast" w:line="0"/>
        <w:rPr>
          <w:rFonts w:ascii="Arial" w:hAnsi="Arial" w:eastAsia="Arial"/>
          <w:sz w:val="18"/>
        </w:rPr>
      </w:pPr>
      <w:r>
        <w:rPr>
          <w:rFonts w:eastAsia="Arial" w:ascii="Arial" w:hAnsi="Arial"/>
          <w:b/>
          <w:sz w:val="18"/>
        </w:rPr>
        <w:t>Keuzerichting:</w:t>
      </w:r>
      <w:r>
        <w:rPr>
          <w:rFonts w:eastAsia="Arial" w:ascii="Arial" w:hAnsi="Arial"/>
          <w:sz w:val="18"/>
        </w:rPr>
        <w:t xml:space="preserve"> AI &amp; Data Engineering</w:t>
      </w:r>
    </w:p>
    <w:p>
      <w:pPr>
        <w:pStyle w:val="Normal"/>
        <w:spacing w:lineRule="exact" w:line="35"/>
        <w:rPr>
          <w:rFonts w:ascii="Times New Roman" w:hAnsi="Times New Roman" w:eastAsia="Times New Roman"/>
          <w:sz w:val="24"/>
        </w:rPr>
      </w:pPr>
      <w:r>
        <w:rPr>
          <w:rFonts w:eastAsia="Times New Roman" w:ascii="Times New Roman" w:hAnsi="Times New Roman"/>
          <w:sz w:val="24"/>
        </w:rPr>
      </w:r>
    </w:p>
    <w:p>
      <w:pPr>
        <w:pStyle w:val="Normal"/>
        <w:spacing w:lineRule="atLeast" w:line="0"/>
        <w:rPr>
          <w:rFonts w:ascii="Arial" w:hAnsi="Arial" w:eastAsia="Arial"/>
          <w:sz w:val="18"/>
        </w:rPr>
      </w:pPr>
      <w:r>
        <w:rPr>
          <w:rFonts w:eastAsia="Arial" w:ascii="Arial" w:hAnsi="Arial"/>
          <w:b/>
          <w:sz w:val="18"/>
        </w:rPr>
        <w:t>Sleutelwoorden:</w:t>
      </w:r>
      <w:r>
        <w:rPr>
          <w:rFonts w:eastAsia="Arial" w:ascii="Arial" w:hAnsi="Arial"/>
          <w:sz w:val="18"/>
        </w:rPr>
        <w:t xml:space="preserve"> MCP, AI, Security, Fintech</w:t>
      </w:r>
    </w:p>
    <w:p>
      <w:pPr>
        <w:pStyle w:val="Normal"/>
        <w:spacing w:lineRule="exact" w:line="20"/>
        <w:rPr>
          <w:rFonts w:ascii="Times New Roman" w:hAnsi="Times New Roman" w:eastAsia="Times New Roman"/>
          <w:sz w:val="24"/>
        </w:rPr>
      </w:pPr>
      <w:r>
        <w:rPr>
          <w:rFonts w:eastAsia="Times New Roman" w:ascii="Times New Roman" w:hAnsi="Times New Roman"/>
          <w:sz w:val="24"/>
        </w:rPr>
        <mc:AlternateContent>
          <mc:Choice Requires="wps">
            <w:drawing>
              <wp:anchor behindDoc="1" distT="2540" distB="2540" distL="2540" distR="2540" simplePos="0" locked="0" layoutInCell="1" allowOverlap="1" relativeHeight="5">
                <wp:simplePos x="0" y="0"/>
                <wp:positionH relativeFrom="column">
                  <wp:posOffset>1905</wp:posOffset>
                </wp:positionH>
                <wp:positionV relativeFrom="paragraph">
                  <wp:posOffset>166370</wp:posOffset>
                </wp:positionV>
                <wp:extent cx="6336030" cy="0"/>
                <wp:effectExtent l="2540" t="2540" r="2540" b="2540"/>
                <wp:wrapNone/>
                <wp:docPr id="2" name="Vorm2"/>
                <a:graphic xmlns:a="http://schemas.openxmlformats.org/drawingml/2006/main">
                  <a:graphicData uri="http://schemas.microsoft.com/office/word/2010/wordprocessingShape">
                    <wps:wsp>
                      <wps:cNvSpPr/>
                      <wps:spPr>
                        <a:xfrm>
                          <a:off x="0" y="0"/>
                          <a:ext cx="6336000" cy="0"/>
                        </a:xfrm>
                        <a:prstGeom prst="line">
                          <a:avLst/>
                        </a:prstGeom>
                        <a:ln w="5040">
                          <a:solidFill>
                            <a:srgbClr val="000000"/>
                          </a:solidFill>
                          <a:round/>
                        </a:ln>
                      </wps:spPr>
                      <wps:style>
                        <a:lnRef idx="0"/>
                        <a:fillRef idx="0"/>
                        <a:effectRef idx="0"/>
                        <a:fontRef idx="minor"/>
                      </wps:style>
                      <wps:bodyPr/>
                    </wps:wsp>
                  </a:graphicData>
                </a:graphic>
              </wp:anchor>
            </w:drawing>
          </mc:Choice>
          <mc:Fallback>
            <w:pict>
              <v:line id="shape_0" from="0.15pt,13.1pt" to="499pt,13.1pt" ID="Vorm2" stroked="t" o:allowincell="f" style="position:absolute">
                <v:stroke color="black" weight="5040" joinstyle="round" endcap="flat"/>
                <v:fill o:detectmouseclick="t" on="false"/>
                <w10:wrap type="none"/>
              </v:line>
            </w:pict>
          </mc:Fallback>
        </mc:AlternateContent>
      </w:r>
    </w:p>
    <w:p>
      <w:pPr>
        <w:sectPr>
          <w:type w:val="nextPage"/>
          <w:pgSz w:w="11906" w:h="16838"/>
          <w:pgMar w:left="960" w:right="926" w:gutter="0" w:header="0" w:top="1080" w:footer="0" w:bottom="0"/>
          <w:pgNumType w:fmt="decimal"/>
          <w:formProt w:val="false"/>
          <w:textDirection w:val="lrTb"/>
          <w:docGrid w:type="default" w:linePitch="360" w:charSpace="8192"/>
        </w:sectPr>
      </w:pPr>
    </w:p>
    <w:p>
      <w:pPr>
        <w:pStyle w:val="Normal"/>
        <w:spacing w:lineRule="exact" w:line="200"/>
        <w:rPr>
          <w:rFonts w:ascii="Times New Roman" w:hAnsi="Times New Roman" w:eastAsia="Times New Roman"/>
          <w:sz w:val="24"/>
        </w:rPr>
      </w:pPr>
      <w:r>
        <w:rPr>
          <w:rFonts w:eastAsia="Times New Roman" w:ascii="Times New Roman" w:hAnsi="Times New Roman"/>
          <w:sz w:val="24"/>
        </w:rPr>
      </w:r>
    </w:p>
    <w:p>
      <w:pPr>
        <w:pStyle w:val="Normal"/>
        <w:spacing w:lineRule="exact" w:line="241"/>
        <w:rPr>
          <w:rFonts w:ascii="Times New Roman" w:hAnsi="Times New Roman" w:eastAsia="Times New Roman"/>
          <w:sz w:val="24"/>
        </w:rPr>
      </w:pPr>
      <w:r>
        <w:rPr>
          <w:rFonts w:eastAsia="Times New Roman" w:ascii="Times New Roman" w:hAnsi="Times New Roman"/>
          <w:sz w:val="24"/>
        </w:rPr>
      </w:r>
    </w:p>
    <w:p>
      <w:pPr>
        <w:pStyle w:val="Normal"/>
        <w:spacing w:lineRule="atLeast" w:line="0"/>
        <w:rPr>
          <w:rFonts w:ascii="Arial" w:hAnsi="Arial" w:eastAsia="Arial"/>
          <w:b/>
          <w:color w:val="4CA2D5"/>
          <w:sz w:val="29"/>
        </w:rPr>
      </w:pPr>
      <w:r>
        <w:rPr>
          <w:rFonts w:eastAsia="Arial" w:ascii="Arial" w:hAnsi="Arial"/>
          <w:b/>
          <w:color w:val="4CA2D5"/>
          <w:sz w:val="29"/>
        </w:rPr>
        <w:t>Inhoudsopgave</w:t>
      </w:r>
    </w:p>
    <w:p>
      <w:pPr>
        <w:pStyle w:val="Normal"/>
        <w:spacing w:lineRule="exact" w:line="130"/>
        <w:rPr>
          <w:rFonts w:ascii="Times New Roman" w:hAnsi="Times New Roman" w:eastAsia="Times New Roman"/>
          <w:sz w:val="24"/>
        </w:rPr>
      </w:pPr>
      <w:r>
        <w:rPr>
          <w:rFonts w:eastAsia="Times New Roman" w:ascii="Times New Roman" w:hAnsi="Times New Roman"/>
          <w:sz w:val="24"/>
        </w:rPr>
      </w:r>
    </w:p>
    <w:tbl>
      <w:tblPr>
        <w:tblW w:w="4600" w:type="dxa"/>
        <w:jc w:val="left"/>
        <w:tblInd w:w="0" w:type="dxa"/>
        <w:tblLayout w:type="fixed"/>
        <w:tblCellMar>
          <w:top w:w="0" w:type="dxa"/>
          <w:left w:w="0" w:type="dxa"/>
          <w:bottom w:w="0" w:type="dxa"/>
          <w:right w:w="0" w:type="dxa"/>
        </w:tblCellMar>
        <w:tblLook w:val="0000"/>
      </w:tblPr>
      <w:tblGrid>
        <w:gridCol w:w="240"/>
        <w:gridCol w:w="4140"/>
        <w:gridCol w:w="220"/>
      </w:tblGrid>
      <w:tr>
        <w:trPr>
          <w:trHeight w:val="239" w:hRule="atLeast"/>
        </w:trPr>
        <w:tc>
          <w:tcPr>
            <w:tcW w:w="240" w:type="dxa"/>
            <w:tcBorders/>
            <w:shd w:color="auto" w:fill="auto" w:val="clear"/>
            <w:vAlign w:val="bottom"/>
          </w:tcPr>
          <w:p>
            <w:pPr>
              <w:pStyle w:val="Normal"/>
              <w:spacing w:lineRule="atLeast" w:line="0"/>
              <w:rPr>
                <w:rFonts w:ascii="Arial" w:hAnsi="Arial" w:eastAsia="Arial"/>
              </w:rPr>
            </w:pPr>
            <w:r>
              <w:rPr>
                <w:rFonts w:eastAsia="Arial" w:ascii="Arial" w:hAnsi="Arial"/>
              </w:rPr>
              <w:t>1</w:t>
            </w:r>
          </w:p>
        </w:tc>
        <w:tc>
          <w:tcPr>
            <w:tcW w:w="4140" w:type="dxa"/>
            <w:tcBorders/>
            <w:shd w:color="auto" w:fill="auto" w:val="clear"/>
            <w:vAlign w:val="bottom"/>
          </w:tcPr>
          <w:p>
            <w:pPr>
              <w:pStyle w:val="Normal"/>
              <w:spacing w:lineRule="atLeast" w:line="0"/>
              <w:ind w:left="120"/>
              <w:rPr>
                <w:rFonts w:ascii="Arial" w:hAnsi="Arial" w:eastAsia="Arial"/>
                <w:color w:val="000000"/>
              </w:rPr>
            </w:pPr>
            <w:r>
              <w:rPr>
                <w:rFonts w:eastAsia="Arial" w:ascii="Arial" w:hAnsi="Arial"/>
                <w:color w:val="4CA2D5"/>
              </w:rPr>
              <w:t>Inleiding</w:t>
            </w:r>
            <w:r>
              <w:rPr>
                <w:rFonts w:eastAsia="Arial" w:ascii="Arial" w:hAnsi="Arial"/>
                <w:color w:val="000000"/>
              </w:rPr>
              <w:t xml:space="preserve"> . . . . . . . . . . . . . . . . . . .</w:t>
            </w:r>
          </w:p>
        </w:tc>
        <w:tc>
          <w:tcPr>
            <w:tcW w:w="220" w:type="dxa"/>
            <w:tcBorders/>
            <w:shd w:color="auto" w:fill="auto" w:val="clear"/>
            <w:vAlign w:val="bottom"/>
          </w:tcPr>
          <w:p>
            <w:pPr>
              <w:pStyle w:val="Normal"/>
              <w:spacing w:lineRule="atLeast" w:line="0"/>
              <w:jc w:val="right"/>
              <w:rPr>
                <w:rFonts w:ascii="Arial" w:hAnsi="Arial" w:eastAsia="Arial"/>
              </w:rPr>
            </w:pPr>
            <w:r>
              <w:rPr>
                <w:rFonts w:eastAsia="Arial" w:ascii="Arial" w:hAnsi="Arial"/>
              </w:rPr>
              <w:t>1</w:t>
            </w:r>
          </w:p>
        </w:tc>
      </w:tr>
      <w:tr>
        <w:trPr>
          <w:trHeight w:val="253" w:hRule="atLeast"/>
        </w:trPr>
        <w:tc>
          <w:tcPr>
            <w:tcW w:w="240" w:type="dxa"/>
            <w:tcBorders/>
            <w:shd w:color="auto" w:fill="auto" w:val="clear"/>
            <w:vAlign w:val="bottom"/>
          </w:tcPr>
          <w:p>
            <w:pPr>
              <w:pStyle w:val="Normal"/>
              <w:spacing w:lineRule="atLeast" w:line="0"/>
              <w:rPr>
                <w:rFonts w:ascii="Arial" w:hAnsi="Arial" w:eastAsia="Arial"/>
              </w:rPr>
            </w:pPr>
            <w:r>
              <w:rPr>
                <w:rFonts w:eastAsia="Arial" w:ascii="Arial" w:hAnsi="Arial"/>
              </w:rPr>
              <w:t>2</w:t>
            </w:r>
          </w:p>
        </w:tc>
        <w:tc>
          <w:tcPr>
            <w:tcW w:w="4140" w:type="dxa"/>
            <w:tcBorders/>
            <w:shd w:color="auto" w:fill="auto" w:val="clear"/>
            <w:vAlign w:val="bottom"/>
          </w:tcPr>
          <w:p>
            <w:pPr>
              <w:pStyle w:val="Normal"/>
              <w:spacing w:lineRule="atLeast" w:line="0"/>
              <w:ind w:left="120"/>
              <w:rPr>
                <w:rFonts w:ascii="Arial" w:hAnsi="Arial" w:eastAsia="Arial"/>
                <w:color w:val="000000"/>
              </w:rPr>
            </w:pPr>
            <w:r>
              <w:rPr>
                <w:rFonts w:eastAsia="Arial" w:ascii="Arial" w:hAnsi="Arial"/>
                <w:color w:val="4CA2D5"/>
              </w:rPr>
              <w:t>Probleemstelling</w:t>
            </w:r>
            <w:r>
              <w:rPr>
                <w:rFonts w:eastAsia="Arial" w:ascii="Arial" w:hAnsi="Arial"/>
                <w:color w:val="000000"/>
              </w:rPr>
              <w:t xml:space="preserve"> . . . . . . . . . . . . . .</w:t>
            </w:r>
          </w:p>
        </w:tc>
        <w:tc>
          <w:tcPr>
            <w:tcW w:w="220" w:type="dxa"/>
            <w:tcBorders/>
            <w:shd w:color="auto" w:fill="auto" w:val="clear"/>
            <w:vAlign w:val="bottom"/>
          </w:tcPr>
          <w:p>
            <w:pPr>
              <w:pStyle w:val="Normal"/>
              <w:spacing w:lineRule="atLeast" w:line="0"/>
              <w:jc w:val="right"/>
              <w:rPr>
                <w:rFonts w:ascii="Arial" w:hAnsi="Arial" w:eastAsia="Arial"/>
              </w:rPr>
            </w:pPr>
            <w:r>
              <w:rPr>
                <w:rFonts w:eastAsia="Arial" w:ascii="Arial" w:hAnsi="Arial"/>
              </w:rPr>
              <w:t>2</w:t>
            </w:r>
          </w:p>
        </w:tc>
      </w:tr>
    </w:tbl>
    <w:p>
      <w:pPr>
        <w:pStyle w:val="Normal"/>
        <w:numPr>
          <w:ilvl w:val="0"/>
          <w:numId w:val="1"/>
        </w:numPr>
        <w:tabs>
          <w:tab w:val="clear" w:pos="720"/>
          <w:tab w:val="left" w:pos="360" w:leader="none"/>
        </w:tabs>
        <w:spacing w:lineRule="atLeast" w:line="0"/>
        <w:ind w:hanging="356" w:left="360"/>
        <w:rPr>
          <w:rFonts w:ascii="Arial" w:hAnsi="Arial" w:eastAsia="Arial"/>
        </w:rPr>
      </w:pPr>
      <w:r>
        <w:rPr>
          <w:rFonts w:eastAsia="Arial" w:ascii="Arial" w:hAnsi="Arial"/>
          <w:color w:val="4CA2D5"/>
        </w:rPr>
        <w:t>Doelstelling</w:t>
      </w:r>
      <w:r>
        <w:rPr>
          <w:rFonts w:eastAsia="Arial" w:ascii="Arial" w:hAnsi="Arial"/>
          <w:color w:val="000000"/>
        </w:rPr>
        <w:t>. . . . . . . . . . . . . . . . . .  2</w:t>
      </w:r>
    </w:p>
    <w:p>
      <w:pPr>
        <w:pStyle w:val="Normal"/>
        <w:spacing w:lineRule="exact" w:line="9"/>
        <w:rPr>
          <w:rFonts w:ascii="Arial" w:hAnsi="Arial" w:eastAsia="Arial"/>
        </w:rPr>
      </w:pPr>
      <w:r>
        <w:rPr>
          <w:rFonts w:eastAsia="Arial" w:ascii="Arial" w:hAnsi="Arial"/>
        </w:rPr>
      </w:r>
    </w:p>
    <w:p>
      <w:pPr>
        <w:pStyle w:val="Normal"/>
        <w:spacing w:lineRule="auto" w:line="247"/>
        <w:ind w:right="360"/>
        <w:jc w:val="both"/>
        <w:rPr>
          <w:rFonts w:ascii="Arial" w:hAnsi="Arial" w:eastAsia="Arial"/>
        </w:rPr>
      </w:pPr>
      <w:r>
        <w:rPr>
          <w:rFonts w:eastAsia="Arial" w:ascii="Arial" w:hAnsi="Arial"/>
        </w:rPr>
        <w:t>4</w:t>
      </w:r>
      <w:r>
        <w:rPr>
          <w:rFonts w:eastAsia="Arial" w:ascii="Arial" w:hAnsi="Arial"/>
          <w:color w:val="4CA2D5"/>
        </w:rPr>
        <w:t xml:space="preserve"> Onderzoeksvra</w:t>
      </w:r>
      <w:ins w:id="212" w:author="Onbekende auteur" w:date="2026-01-08T03:50:19Z">
        <w:r>
          <w:rPr>
            <w:rFonts w:eastAsia="Arial" w:ascii="Arial" w:hAnsi="Arial"/>
            <w:color w:val="4CA2D5"/>
          </w:rPr>
          <w:t>a</w:t>
        </w:r>
      </w:ins>
      <w:r>
        <w:rPr>
          <w:rFonts w:eastAsia="Arial" w:ascii="Arial" w:hAnsi="Arial"/>
          <w:color w:val="4CA2D5"/>
        </w:rPr>
        <w:t>gen</w:t>
      </w:r>
      <w:r>
        <w:rPr>
          <w:rFonts w:eastAsia="Arial" w:ascii="Arial" w:hAnsi="Arial"/>
        </w:rPr>
        <w:t xml:space="preserve"> </w:t>
      </w:r>
      <w:ins w:id="213" w:author="Onbekende auteur" w:date="2026-01-08T03:50:23Z">
        <w:r>
          <w:rPr>
            <w:rFonts w:eastAsia="Arial" w:ascii="Arial" w:hAnsi="Arial"/>
          </w:rPr>
          <w:t xml:space="preserve">[OV= stéeds enkelvoud, al dan niet </w:t>
        </w:r>
      </w:ins>
      <w:ins w:id="214" w:author="Onbekende auteur" w:date="2026-01-08T03:50:23Z">
        <w:r>
          <w:rPr>
            <w:rFonts w:eastAsia="Arial" w:cs="Arial" w:ascii="Arial" w:hAnsi="Arial"/>
            <w:color w:val="auto"/>
            <w:kern w:val="0"/>
            <w:sz w:val="20"/>
            <w:szCs w:val="20"/>
            <w:lang w:val="nl-NL" w:eastAsia="nl-NL" w:bidi="ar-SA"/>
          </w:rPr>
          <w:t>‘ondersteund’ door enkele bijkomende, ondergeschikte ‘hulpvragen’]</w:t>
        </w:r>
      </w:ins>
      <w:r>
        <w:rPr>
          <w:rFonts w:eastAsia="Arial" w:ascii="Arial" w:hAnsi="Arial"/>
        </w:rPr>
        <w:t>. . . . . . . . . . . . . 2 5</w:t>
      </w:r>
      <w:r>
        <w:rPr>
          <w:rFonts w:eastAsia="Arial" w:ascii="Arial" w:hAnsi="Arial"/>
          <w:color w:val="4CA2D5"/>
        </w:rPr>
        <w:t xml:space="preserve"> Literatuurstudie</w:t>
      </w:r>
      <w:r>
        <w:rPr>
          <w:rFonts w:eastAsia="Arial" w:ascii="Arial" w:hAnsi="Arial"/>
        </w:rPr>
        <w:t xml:space="preserve"> . . . . . . . . . . . . . . . 3</w:t>
      </w:r>
    </w:p>
    <w:tbl>
      <w:tblPr>
        <w:tblW w:w="4240" w:type="dxa"/>
        <w:jc w:val="left"/>
        <w:tblInd w:w="360" w:type="dxa"/>
        <w:tblLayout w:type="fixed"/>
        <w:tblCellMar>
          <w:top w:w="0" w:type="dxa"/>
          <w:left w:w="0" w:type="dxa"/>
          <w:bottom w:w="0" w:type="dxa"/>
          <w:right w:w="0" w:type="dxa"/>
        </w:tblCellMar>
        <w:tblLook w:val="0000"/>
      </w:tblPr>
      <w:tblGrid>
        <w:gridCol w:w="320"/>
        <w:gridCol w:w="3738"/>
        <w:gridCol w:w="182"/>
      </w:tblGrid>
      <w:tr>
        <w:trPr>
          <w:trHeight w:val="226" w:hRule="atLeast"/>
        </w:trPr>
        <w:tc>
          <w:tcPr>
            <w:tcW w:w="320" w:type="dxa"/>
            <w:tcBorders/>
            <w:shd w:color="auto" w:fill="auto" w:val="clear"/>
            <w:vAlign w:val="bottom"/>
          </w:tcPr>
          <w:p>
            <w:pPr>
              <w:pStyle w:val="Normal"/>
              <w:spacing w:lineRule="exact" w:line="226"/>
              <w:rPr>
                <w:rFonts w:ascii="Arial" w:hAnsi="Arial" w:eastAsia="Arial"/>
              </w:rPr>
            </w:pPr>
            <w:r>
              <w:rPr>
                <w:rFonts w:eastAsia="Arial" w:ascii="Arial" w:hAnsi="Arial"/>
              </w:rPr>
              <w:t>5.1</w:t>
            </w:r>
          </w:p>
        </w:tc>
        <w:tc>
          <w:tcPr>
            <w:tcW w:w="3738" w:type="dxa"/>
            <w:tcBorders/>
            <w:shd w:color="auto" w:fill="auto" w:val="clear"/>
            <w:vAlign w:val="bottom"/>
          </w:tcPr>
          <w:p>
            <w:pPr>
              <w:pStyle w:val="Normal"/>
              <w:spacing w:lineRule="exact" w:line="226"/>
              <w:ind w:left="40"/>
              <w:rPr>
                <w:rFonts w:ascii="Arial" w:hAnsi="Arial" w:eastAsia="Arial"/>
                <w:color w:val="4CA2D5"/>
              </w:rPr>
            </w:pPr>
            <w:r>
              <w:rPr>
                <w:rFonts w:eastAsia="Arial" w:ascii="Arial" w:hAnsi="Arial"/>
                <w:color w:val="4CA2D5"/>
              </w:rPr>
              <w:t>Opkomst en risico's van MCP in Fin-</w:t>
            </w:r>
          </w:p>
        </w:tc>
        <w:tc>
          <w:tcPr>
            <w:tcW w:w="182" w:type="dxa"/>
            <w:tcBorders/>
            <w:shd w:color="auto" w:fill="auto" w:val="clear"/>
            <w:vAlign w:val="bottom"/>
          </w:tcPr>
          <w:p>
            <w:pPr>
              <w:pStyle w:val="Normal"/>
              <w:spacing w:lineRule="atLeast" w:line="0"/>
              <w:rPr>
                <w:rFonts w:ascii="Times New Roman" w:hAnsi="Times New Roman" w:eastAsia="Times New Roman"/>
                <w:sz w:val="19"/>
              </w:rPr>
            </w:pPr>
            <w:r>
              <w:rPr>
                <w:rFonts w:eastAsia="Times New Roman" w:ascii="Times New Roman" w:hAnsi="Times New Roman"/>
                <w:sz w:val="19"/>
              </w:rPr>
            </w:r>
          </w:p>
        </w:tc>
      </w:tr>
      <w:tr>
        <w:trPr>
          <w:trHeight w:val="239" w:hRule="atLeast"/>
        </w:trPr>
        <w:tc>
          <w:tcPr>
            <w:tcW w:w="320"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c>
          <w:tcPr>
            <w:tcW w:w="3738" w:type="dxa"/>
            <w:tcBorders/>
            <w:shd w:color="auto" w:fill="auto" w:val="clear"/>
            <w:vAlign w:val="bottom"/>
          </w:tcPr>
          <w:p>
            <w:pPr>
              <w:pStyle w:val="Normal"/>
              <w:spacing w:lineRule="atLeast" w:line="0"/>
              <w:ind w:left="40"/>
              <w:rPr>
                <w:rFonts w:ascii="Arial" w:hAnsi="Arial" w:eastAsia="Arial"/>
                <w:color w:val="4CA2D5"/>
              </w:rPr>
            </w:pPr>
            <w:r>
              <w:rPr>
                <w:rFonts w:eastAsia="Arial" w:ascii="Arial" w:hAnsi="Arial"/>
                <w:color w:val="4CA2D5"/>
              </w:rPr>
              <w:t>tech</w:t>
            </w:r>
          </w:p>
        </w:tc>
        <w:tc>
          <w:tcPr>
            <w:tcW w:w="182" w:type="dxa"/>
            <w:tcBorders/>
            <w:shd w:color="auto" w:fill="auto" w:val="clear"/>
            <w:vAlign w:val="bottom"/>
          </w:tcPr>
          <w:p>
            <w:pPr>
              <w:pStyle w:val="Normal"/>
              <w:spacing w:lineRule="atLeast" w:line="0"/>
              <w:jc w:val="right"/>
              <w:rPr>
                <w:rFonts w:ascii="Arial" w:hAnsi="Arial" w:eastAsia="Arial"/>
              </w:rPr>
            </w:pPr>
            <w:r>
              <w:rPr>
                <w:rFonts w:eastAsia="Arial" w:ascii="Arial" w:hAnsi="Arial"/>
              </w:rPr>
              <w:t>3</w:t>
            </w:r>
          </w:p>
        </w:tc>
      </w:tr>
      <w:tr>
        <w:trPr>
          <w:trHeight w:val="239" w:hRule="atLeast"/>
        </w:trPr>
        <w:tc>
          <w:tcPr>
            <w:tcW w:w="320" w:type="dxa"/>
            <w:tcBorders/>
            <w:shd w:color="auto" w:fill="auto" w:val="clear"/>
            <w:vAlign w:val="bottom"/>
          </w:tcPr>
          <w:p>
            <w:pPr>
              <w:pStyle w:val="Normal"/>
              <w:spacing w:lineRule="atLeast" w:line="0"/>
              <w:rPr>
                <w:rFonts w:ascii="Arial" w:hAnsi="Arial" w:eastAsia="Arial"/>
              </w:rPr>
            </w:pPr>
            <w:r>
              <w:rPr>
                <w:rFonts w:eastAsia="Arial" w:ascii="Arial" w:hAnsi="Arial"/>
              </w:rPr>
              <w:t>5.2</w:t>
            </w:r>
          </w:p>
        </w:tc>
        <w:tc>
          <w:tcPr>
            <w:tcW w:w="3738" w:type="dxa"/>
            <w:tcBorders/>
            <w:shd w:color="auto" w:fill="auto" w:val="clear"/>
            <w:vAlign w:val="bottom"/>
          </w:tcPr>
          <w:p>
            <w:pPr>
              <w:pStyle w:val="Normal"/>
              <w:spacing w:lineRule="atLeast" w:line="0"/>
              <w:ind w:left="40"/>
              <w:rPr>
                <w:rFonts w:ascii="Arial" w:hAnsi="Arial" w:eastAsia="Arial"/>
                <w:color w:val="4CA2D5"/>
              </w:rPr>
            </w:pPr>
            <w:r>
              <w:rPr>
                <w:rFonts w:eastAsia="Arial" w:ascii="Arial" w:hAnsi="Arial"/>
                <w:color w:val="4CA2D5"/>
              </w:rPr>
              <w:t>Classificatie van kwetsbaarheden</w:t>
            </w:r>
          </w:p>
        </w:tc>
        <w:tc>
          <w:tcPr>
            <w:tcW w:w="182" w:type="dxa"/>
            <w:tcBorders/>
            <w:shd w:color="auto" w:fill="auto" w:val="clear"/>
            <w:vAlign w:val="bottom"/>
          </w:tcPr>
          <w:p>
            <w:pPr>
              <w:pStyle w:val="Normal"/>
              <w:spacing w:lineRule="atLeast" w:line="0"/>
              <w:jc w:val="right"/>
              <w:rPr>
                <w:rFonts w:ascii="Arial" w:hAnsi="Arial" w:eastAsia="Arial"/>
              </w:rPr>
            </w:pPr>
            <w:r>
              <w:rPr>
                <w:rFonts w:eastAsia="Arial" w:ascii="Arial" w:hAnsi="Arial"/>
              </w:rPr>
              <w:t>3</w:t>
            </w:r>
          </w:p>
        </w:tc>
      </w:tr>
      <w:tr>
        <w:trPr>
          <w:trHeight w:val="239" w:hRule="atLeast"/>
        </w:trPr>
        <w:tc>
          <w:tcPr>
            <w:tcW w:w="320" w:type="dxa"/>
            <w:tcBorders/>
            <w:shd w:color="auto" w:fill="auto" w:val="clear"/>
            <w:vAlign w:val="bottom"/>
          </w:tcPr>
          <w:p>
            <w:pPr>
              <w:pStyle w:val="Normal"/>
              <w:spacing w:lineRule="atLeast" w:line="0"/>
              <w:rPr>
                <w:rFonts w:ascii="Arial" w:hAnsi="Arial" w:eastAsia="Arial"/>
              </w:rPr>
            </w:pPr>
            <w:r>
              <w:rPr>
                <w:rFonts w:eastAsia="Arial" w:ascii="Arial" w:hAnsi="Arial"/>
              </w:rPr>
              <w:t>5.3</w:t>
            </w:r>
          </w:p>
        </w:tc>
        <w:tc>
          <w:tcPr>
            <w:tcW w:w="3738" w:type="dxa"/>
            <w:tcBorders/>
            <w:shd w:color="auto" w:fill="auto" w:val="clear"/>
            <w:vAlign w:val="bottom"/>
          </w:tcPr>
          <w:p>
            <w:pPr>
              <w:pStyle w:val="Normal"/>
              <w:spacing w:lineRule="atLeast" w:line="0"/>
              <w:ind w:left="40"/>
              <w:rPr>
                <w:rFonts w:ascii="Arial" w:hAnsi="Arial" w:eastAsia="Arial"/>
                <w:color w:val="4CA2D5"/>
              </w:rPr>
            </w:pPr>
            <w:r>
              <w:rPr>
                <w:rFonts w:eastAsia="Arial" w:ascii="Arial" w:hAnsi="Arial"/>
                <w:color w:val="4CA2D5"/>
              </w:rPr>
              <w:t>Status Quo: Beperkingen van hand-</w:t>
            </w:r>
          </w:p>
        </w:tc>
        <w:tc>
          <w:tcPr>
            <w:tcW w:w="182"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r>
      <w:tr>
        <w:trPr>
          <w:trHeight w:val="253" w:hRule="atLeast"/>
        </w:trPr>
        <w:tc>
          <w:tcPr>
            <w:tcW w:w="320" w:type="dxa"/>
            <w:tcBorders/>
            <w:shd w:color="auto" w:fill="auto" w:val="clear"/>
            <w:vAlign w:val="bottom"/>
          </w:tcPr>
          <w:p>
            <w:pPr>
              <w:pStyle w:val="Normal"/>
              <w:spacing w:lineRule="atLeast" w:line="0"/>
              <w:rPr>
                <w:rFonts w:ascii="Times New Roman" w:hAnsi="Times New Roman" w:eastAsia="Times New Roman"/>
                <w:sz w:val="22"/>
              </w:rPr>
            </w:pPr>
            <w:r>
              <w:rPr>
                <w:rFonts w:eastAsia="Times New Roman" w:ascii="Times New Roman" w:hAnsi="Times New Roman"/>
                <w:sz w:val="22"/>
              </w:rPr>
            </w:r>
          </w:p>
        </w:tc>
        <w:tc>
          <w:tcPr>
            <w:tcW w:w="3738" w:type="dxa"/>
            <w:tcBorders/>
            <w:shd w:color="auto" w:fill="auto" w:val="clear"/>
            <w:vAlign w:val="bottom"/>
          </w:tcPr>
          <w:p>
            <w:pPr>
              <w:pStyle w:val="Normal"/>
              <w:spacing w:lineRule="atLeast" w:line="0"/>
              <w:ind w:left="40"/>
              <w:rPr>
                <w:rFonts w:ascii="Arial" w:hAnsi="Arial" w:eastAsia="Arial"/>
                <w:color w:val="4CA2D5"/>
              </w:rPr>
            </w:pPr>
            <w:r>
              <w:rPr>
                <w:rFonts w:eastAsia="Arial" w:ascii="Arial" w:hAnsi="Arial"/>
                <w:color w:val="4CA2D5"/>
              </w:rPr>
              <w:t>matige validatie</w:t>
            </w:r>
          </w:p>
        </w:tc>
        <w:tc>
          <w:tcPr>
            <w:tcW w:w="182" w:type="dxa"/>
            <w:tcBorders/>
            <w:shd w:color="auto" w:fill="auto" w:val="clear"/>
            <w:vAlign w:val="bottom"/>
          </w:tcPr>
          <w:p>
            <w:pPr>
              <w:pStyle w:val="Normal"/>
              <w:spacing w:lineRule="atLeast" w:line="0"/>
              <w:jc w:val="right"/>
              <w:rPr>
                <w:rFonts w:ascii="Arial" w:hAnsi="Arial" w:eastAsia="Arial"/>
              </w:rPr>
            </w:pPr>
            <w:r>
              <w:rPr>
                <w:rFonts w:eastAsia="Arial" w:ascii="Arial" w:hAnsi="Arial"/>
              </w:rPr>
              <w:t>3</w:t>
            </w:r>
          </w:p>
        </w:tc>
      </w:tr>
    </w:tbl>
    <w:p>
      <w:pPr>
        <w:pStyle w:val="Normal"/>
        <w:numPr>
          <w:ilvl w:val="0"/>
          <w:numId w:val="2"/>
        </w:numPr>
        <w:tabs>
          <w:tab w:val="clear" w:pos="720"/>
          <w:tab w:val="left" w:pos="360" w:leader="none"/>
        </w:tabs>
        <w:spacing w:lineRule="atLeast" w:line="0"/>
        <w:ind w:hanging="356" w:left="360"/>
        <w:rPr>
          <w:rFonts w:ascii="Arial" w:hAnsi="Arial" w:eastAsia="Arial"/>
        </w:rPr>
      </w:pPr>
      <w:r>
        <w:rPr>
          <w:rFonts w:eastAsia="Arial" w:ascii="Arial" w:hAnsi="Arial"/>
          <w:color w:val="4CA2D5"/>
        </w:rPr>
        <w:t>Methodologie</w:t>
      </w:r>
      <w:r>
        <w:rPr>
          <w:rFonts w:eastAsia="Arial" w:ascii="Arial" w:hAnsi="Arial"/>
          <w:color w:val="000000"/>
        </w:rPr>
        <w:t xml:space="preserve"> . . . . . . . . . . . . . . . .  3</w:t>
      </w:r>
    </w:p>
    <w:p>
      <w:pPr>
        <w:pStyle w:val="Normal"/>
        <w:spacing w:lineRule="exact" w:line="4"/>
        <w:rPr>
          <w:rFonts w:ascii="Times New Roman" w:hAnsi="Times New Roman" w:eastAsia="Times New Roman"/>
          <w:sz w:val="24"/>
        </w:rPr>
      </w:pPr>
      <w:r>
        <w:rPr>
          <w:rFonts w:eastAsia="Times New Roman" w:ascii="Times New Roman" w:hAnsi="Times New Roman"/>
          <w:sz w:val="24"/>
        </w:rPr>
      </w:r>
    </w:p>
    <w:tbl>
      <w:tblPr>
        <w:tblW w:w="4600" w:type="dxa"/>
        <w:jc w:val="left"/>
        <w:tblInd w:w="360" w:type="dxa"/>
        <w:tblLayout w:type="fixed"/>
        <w:tblCellMar>
          <w:top w:w="0" w:type="dxa"/>
          <w:left w:w="0" w:type="dxa"/>
          <w:bottom w:w="0" w:type="dxa"/>
          <w:right w:w="0" w:type="dxa"/>
        </w:tblCellMar>
        <w:tblLook w:val="0000"/>
      </w:tblPr>
      <w:tblGrid>
        <w:gridCol w:w="320"/>
        <w:gridCol w:w="3739"/>
        <w:gridCol w:w="541"/>
      </w:tblGrid>
      <w:tr>
        <w:trPr>
          <w:trHeight w:val="230" w:hRule="atLeast"/>
        </w:trPr>
        <w:tc>
          <w:tcPr>
            <w:tcW w:w="320" w:type="dxa"/>
            <w:tcBorders/>
            <w:shd w:color="auto" w:fill="auto" w:val="clear"/>
            <w:vAlign w:val="bottom"/>
          </w:tcPr>
          <w:p>
            <w:pPr>
              <w:pStyle w:val="Normal"/>
              <w:spacing w:lineRule="atLeast" w:line="0"/>
              <w:rPr>
                <w:rFonts w:ascii="Arial" w:hAnsi="Arial" w:eastAsia="Arial"/>
              </w:rPr>
            </w:pPr>
            <w:r>
              <w:rPr>
                <w:rFonts w:eastAsia="Arial" w:ascii="Arial" w:hAnsi="Arial"/>
              </w:rPr>
              <w:t>6.1</w:t>
            </w:r>
          </w:p>
        </w:tc>
        <w:tc>
          <w:tcPr>
            <w:tcW w:w="3739" w:type="dxa"/>
            <w:tcBorders/>
            <w:shd w:color="auto" w:fill="auto" w:val="clear"/>
            <w:vAlign w:val="bottom"/>
          </w:tcPr>
          <w:p>
            <w:pPr>
              <w:pStyle w:val="Normal"/>
              <w:spacing w:lineRule="atLeast" w:line="0"/>
              <w:ind w:left="40"/>
              <w:rPr>
                <w:rFonts w:ascii="Arial" w:hAnsi="Arial" w:eastAsia="Arial"/>
                <w:color w:val="4CA2D5"/>
              </w:rPr>
            </w:pPr>
            <w:r>
              <w:rPr>
                <w:rFonts w:eastAsia="Arial" w:ascii="Arial" w:hAnsi="Arial"/>
                <w:color w:val="4CA2D5"/>
              </w:rPr>
              <w:t>Fase 1: Literatuurstudie en classifica-</w:t>
            </w:r>
          </w:p>
        </w:tc>
        <w:tc>
          <w:tcPr>
            <w:tcW w:w="541" w:type="dxa"/>
            <w:tcBorders/>
            <w:shd w:color="auto" w:fill="auto" w:val="clear"/>
            <w:vAlign w:val="bottom"/>
          </w:tcPr>
          <w:p>
            <w:pPr>
              <w:pStyle w:val="Normal"/>
              <w:spacing w:lineRule="atLeast" w:line="0"/>
              <w:rPr>
                <w:rFonts w:ascii="Times New Roman" w:hAnsi="Times New Roman" w:eastAsia="Times New Roman"/>
                <w:sz w:val="19"/>
              </w:rPr>
            </w:pPr>
            <w:r>
              <w:rPr>
                <w:rFonts w:eastAsia="Times New Roman" w:ascii="Times New Roman" w:hAnsi="Times New Roman"/>
                <w:sz w:val="19"/>
              </w:rPr>
            </w:r>
          </w:p>
        </w:tc>
      </w:tr>
      <w:tr>
        <w:trPr>
          <w:trHeight w:val="239" w:hRule="atLeast"/>
        </w:trPr>
        <w:tc>
          <w:tcPr>
            <w:tcW w:w="320"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c>
          <w:tcPr>
            <w:tcW w:w="3739" w:type="dxa"/>
            <w:tcBorders/>
            <w:shd w:color="auto" w:fill="auto" w:val="clear"/>
            <w:vAlign w:val="bottom"/>
          </w:tcPr>
          <w:p>
            <w:pPr>
              <w:pStyle w:val="Normal"/>
              <w:spacing w:lineRule="atLeast" w:line="0"/>
              <w:ind w:left="40"/>
              <w:rPr>
                <w:rFonts w:ascii="Arial" w:hAnsi="Arial" w:eastAsia="Arial"/>
                <w:color w:val="4CA2D5"/>
              </w:rPr>
            </w:pPr>
            <w:r>
              <w:rPr>
                <w:rFonts w:eastAsia="Arial" w:ascii="Arial" w:hAnsi="Arial"/>
                <w:color w:val="4CA2D5"/>
              </w:rPr>
              <w:t>tie van dreigingen</w:t>
            </w:r>
          </w:p>
        </w:tc>
        <w:tc>
          <w:tcPr>
            <w:tcW w:w="541" w:type="dxa"/>
            <w:tcBorders/>
            <w:shd w:color="auto" w:fill="auto" w:val="clear"/>
            <w:vAlign w:val="bottom"/>
          </w:tcPr>
          <w:p>
            <w:pPr>
              <w:pStyle w:val="Normal"/>
              <w:spacing w:lineRule="atLeast" w:line="0"/>
              <w:ind w:right="260"/>
              <w:jc w:val="right"/>
              <w:rPr>
                <w:rFonts w:ascii="Arial" w:hAnsi="Arial" w:eastAsia="Arial"/>
              </w:rPr>
            </w:pPr>
            <w:r>
              <w:rPr>
                <w:rFonts w:eastAsia="Arial" w:ascii="Arial" w:hAnsi="Arial"/>
              </w:rPr>
              <w:t>3</w:t>
            </w:r>
          </w:p>
        </w:tc>
      </w:tr>
      <w:tr>
        <w:trPr>
          <w:trHeight w:val="239" w:hRule="atLeast"/>
        </w:trPr>
        <w:tc>
          <w:tcPr>
            <w:tcW w:w="320" w:type="dxa"/>
            <w:tcBorders/>
            <w:shd w:color="auto" w:fill="auto" w:val="clear"/>
            <w:vAlign w:val="bottom"/>
          </w:tcPr>
          <w:p>
            <w:pPr>
              <w:pStyle w:val="Normal"/>
              <w:spacing w:lineRule="atLeast" w:line="0"/>
              <w:rPr>
                <w:rFonts w:ascii="Arial" w:hAnsi="Arial" w:eastAsia="Arial"/>
              </w:rPr>
            </w:pPr>
            <w:r>
              <w:rPr>
                <w:rFonts w:eastAsia="Arial" w:ascii="Arial" w:hAnsi="Arial"/>
              </w:rPr>
              <w:t>6.2</w:t>
            </w:r>
          </w:p>
        </w:tc>
        <w:tc>
          <w:tcPr>
            <w:tcW w:w="4280" w:type="dxa"/>
            <w:gridSpan w:val="2"/>
            <w:tcBorders/>
            <w:shd w:color="auto" w:fill="auto" w:val="clear"/>
            <w:vAlign w:val="bottom"/>
          </w:tcPr>
          <w:p>
            <w:pPr>
              <w:pStyle w:val="Normal"/>
              <w:spacing w:lineRule="atLeast" w:line="0"/>
              <w:ind w:left="40"/>
              <w:rPr>
                <w:rFonts w:ascii="Arial" w:hAnsi="Arial" w:eastAsia="Arial"/>
                <w:color w:val="4CA2D5"/>
              </w:rPr>
            </w:pPr>
            <w:r>
              <w:rPr>
                <w:rFonts w:eastAsia="Arial" w:ascii="Arial" w:hAnsi="Arial"/>
                <w:color w:val="4CA2D5"/>
              </w:rPr>
              <w:t>Fase 2: Requirementsanalyse voor Fintech-</w:t>
            </w:r>
          </w:p>
        </w:tc>
      </w:tr>
      <w:tr>
        <w:trPr>
          <w:trHeight w:val="239" w:hRule="atLeast"/>
        </w:trPr>
        <w:tc>
          <w:tcPr>
            <w:tcW w:w="320"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c>
          <w:tcPr>
            <w:tcW w:w="3739" w:type="dxa"/>
            <w:tcBorders/>
            <w:shd w:color="auto" w:fill="auto" w:val="clear"/>
            <w:vAlign w:val="bottom"/>
          </w:tcPr>
          <w:p>
            <w:pPr>
              <w:pStyle w:val="Normal"/>
              <w:spacing w:lineRule="atLeast" w:line="0"/>
              <w:ind w:left="40"/>
              <w:rPr>
                <w:rFonts w:ascii="Arial" w:hAnsi="Arial" w:eastAsia="Arial"/>
                <w:color w:val="4CA2D5"/>
              </w:rPr>
            </w:pPr>
            <w:r>
              <w:rPr>
                <w:rFonts w:eastAsia="Arial" w:ascii="Arial" w:hAnsi="Arial"/>
                <w:color w:val="4CA2D5"/>
              </w:rPr>
              <w:t>toepassingen</w:t>
            </w:r>
          </w:p>
        </w:tc>
        <w:tc>
          <w:tcPr>
            <w:tcW w:w="541" w:type="dxa"/>
            <w:tcBorders/>
            <w:shd w:color="auto" w:fill="auto" w:val="clear"/>
            <w:vAlign w:val="bottom"/>
          </w:tcPr>
          <w:p>
            <w:pPr>
              <w:pStyle w:val="Normal"/>
              <w:spacing w:lineRule="atLeast" w:line="0"/>
              <w:ind w:right="260"/>
              <w:jc w:val="right"/>
              <w:rPr>
                <w:rFonts w:ascii="Arial" w:hAnsi="Arial" w:eastAsia="Arial"/>
              </w:rPr>
            </w:pPr>
            <w:r>
              <w:rPr>
                <w:rFonts w:eastAsia="Arial" w:ascii="Arial" w:hAnsi="Arial"/>
              </w:rPr>
              <w:t>3</w:t>
            </w:r>
          </w:p>
        </w:tc>
      </w:tr>
      <w:tr>
        <w:trPr>
          <w:trHeight w:val="239" w:hRule="atLeast"/>
        </w:trPr>
        <w:tc>
          <w:tcPr>
            <w:tcW w:w="320" w:type="dxa"/>
            <w:tcBorders/>
            <w:shd w:color="auto" w:fill="auto" w:val="clear"/>
            <w:vAlign w:val="bottom"/>
          </w:tcPr>
          <w:p>
            <w:pPr>
              <w:pStyle w:val="Normal"/>
              <w:spacing w:lineRule="atLeast" w:line="0"/>
              <w:rPr>
                <w:rFonts w:ascii="Arial" w:hAnsi="Arial" w:eastAsia="Arial"/>
              </w:rPr>
            </w:pPr>
            <w:r>
              <w:rPr>
                <w:rFonts w:eastAsia="Arial" w:ascii="Arial" w:hAnsi="Arial"/>
              </w:rPr>
              <w:t>6.3</w:t>
            </w:r>
          </w:p>
        </w:tc>
        <w:tc>
          <w:tcPr>
            <w:tcW w:w="3739" w:type="dxa"/>
            <w:tcBorders/>
            <w:shd w:color="auto" w:fill="auto" w:val="clear"/>
            <w:vAlign w:val="bottom"/>
          </w:tcPr>
          <w:p>
            <w:pPr>
              <w:pStyle w:val="Normal"/>
              <w:spacing w:lineRule="atLeast" w:line="0"/>
              <w:ind w:left="40"/>
              <w:rPr>
                <w:rFonts w:ascii="Arial" w:hAnsi="Arial" w:eastAsia="Arial"/>
                <w:color w:val="4CA2D5"/>
              </w:rPr>
            </w:pPr>
            <w:r>
              <w:rPr>
                <w:rFonts w:eastAsia="Arial" w:ascii="Arial" w:hAnsi="Arial"/>
                <w:color w:val="4CA2D5"/>
              </w:rPr>
              <w:t>Fase 3: Ontwerp en implementatie</w:t>
            </w:r>
          </w:p>
        </w:tc>
        <w:tc>
          <w:tcPr>
            <w:tcW w:w="541"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r>
      <w:tr>
        <w:trPr>
          <w:trHeight w:val="239" w:hRule="atLeast"/>
        </w:trPr>
        <w:tc>
          <w:tcPr>
            <w:tcW w:w="320"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c>
          <w:tcPr>
            <w:tcW w:w="3739" w:type="dxa"/>
            <w:tcBorders/>
            <w:shd w:color="auto" w:fill="auto" w:val="clear"/>
            <w:vAlign w:val="bottom"/>
          </w:tcPr>
          <w:p>
            <w:pPr>
              <w:pStyle w:val="Normal"/>
              <w:spacing w:lineRule="atLeast" w:line="0"/>
              <w:ind w:left="40"/>
              <w:rPr>
                <w:rFonts w:ascii="Arial" w:hAnsi="Arial" w:eastAsia="Arial"/>
                <w:color w:val="4CA2D5"/>
              </w:rPr>
            </w:pPr>
            <w:r>
              <w:rPr>
                <w:rFonts w:eastAsia="Arial" w:ascii="Arial" w:hAnsi="Arial"/>
                <w:color w:val="4CA2D5"/>
              </w:rPr>
              <w:t>van het assessment framework</w:t>
            </w:r>
          </w:p>
        </w:tc>
        <w:tc>
          <w:tcPr>
            <w:tcW w:w="541" w:type="dxa"/>
            <w:tcBorders/>
            <w:shd w:color="auto" w:fill="auto" w:val="clear"/>
            <w:vAlign w:val="bottom"/>
          </w:tcPr>
          <w:p>
            <w:pPr>
              <w:pStyle w:val="Normal"/>
              <w:spacing w:lineRule="atLeast" w:line="0"/>
              <w:ind w:right="260"/>
              <w:jc w:val="right"/>
              <w:rPr>
                <w:rFonts w:ascii="Arial" w:hAnsi="Arial" w:eastAsia="Arial"/>
              </w:rPr>
            </w:pPr>
            <w:r>
              <w:rPr>
                <w:rFonts w:eastAsia="Arial" w:ascii="Arial" w:hAnsi="Arial"/>
              </w:rPr>
              <w:t>4</w:t>
            </w:r>
          </w:p>
        </w:tc>
      </w:tr>
      <w:tr>
        <w:trPr>
          <w:trHeight w:val="239" w:hRule="atLeast"/>
        </w:trPr>
        <w:tc>
          <w:tcPr>
            <w:tcW w:w="320" w:type="dxa"/>
            <w:tcBorders/>
            <w:shd w:color="auto" w:fill="auto" w:val="clear"/>
            <w:vAlign w:val="bottom"/>
          </w:tcPr>
          <w:p>
            <w:pPr>
              <w:pStyle w:val="Normal"/>
              <w:spacing w:lineRule="atLeast" w:line="0"/>
              <w:rPr>
                <w:rFonts w:ascii="Arial" w:hAnsi="Arial" w:eastAsia="Arial"/>
              </w:rPr>
            </w:pPr>
            <w:r>
              <w:rPr>
                <w:rFonts w:eastAsia="Arial" w:ascii="Arial" w:hAnsi="Arial"/>
              </w:rPr>
              <w:t>6.4</w:t>
            </w:r>
          </w:p>
        </w:tc>
        <w:tc>
          <w:tcPr>
            <w:tcW w:w="3739" w:type="dxa"/>
            <w:tcBorders/>
            <w:shd w:color="auto" w:fill="auto" w:val="clear"/>
            <w:vAlign w:val="bottom"/>
          </w:tcPr>
          <w:p>
            <w:pPr>
              <w:pStyle w:val="Normal"/>
              <w:spacing w:lineRule="atLeast" w:line="0"/>
              <w:ind w:left="40"/>
              <w:rPr>
                <w:rFonts w:ascii="Arial" w:hAnsi="Arial" w:eastAsia="Arial"/>
                <w:color w:val="4CA2D5"/>
              </w:rPr>
            </w:pPr>
            <w:r>
              <w:rPr>
                <w:rFonts w:eastAsia="Arial" w:ascii="Arial" w:hAnsi="Arial"/>
                <w:color w:val="4CA2D5"/>
              </w:rPr>
              <w:t>Fase 4: Validatie via een 'Vulnerable</w:t>
            </w:r>
          </w:p>
        </w:tc>
        <w:tc>
          <w:tcPr>
            <w:tcW w:w="541"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r>
      <w:tr>
        <w:trPr>
          <w:trHeight w:val="239" w:hRule="atLeast"/>
        </w:trPr>
        <w:tc>
          <w:tcPr>
            <w:tcW w:w="320"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c>
          <w:tcPr>
            <w:tcW w:w="3739" w:type="dxa"/>
            <w:tcBorders/>
            <w:shd w:color="auto" w:fill="auto" w:val="clear"/>
            <w:vAlign w:val="bottom"/>
          </w:tcPr>
          <w:p>
            <w:pPr>
              <w:pStyle w:val="Normal"/>
              <w:spacing w:lineRule="atLeast" w:line="0"/>
              <w:ind w:left="40"/>
              <w:rPr>
                <w:rFonts w:ascii="Arial" w:hAnsi="Arial" w:eastAsia="Arial"/>
                <w:color w:val="4CA2D5"/>
              </w:rPr>
            </w:pPr>
            <w:r>
              <w:rPr>
                <w:rFonts w:eastAsia="Arial" w:ascii="Arial" w:hAnsi="Arial"/>
                <w:color w:val="4CA2D5"/>
              </w:rPr>
              <w:t>MCP Server'</w:t>
            </w:r>
          </w:p>
        </w:tc>
        <w:tc>
          <w:tcPr>
            <w:tcW w:w="541" w:type="dxa"/>
            <w:tcBorders/>
            <w:shd w:color="auto" w:fill="auto" w:val="clear"/>
            <w:vAlign w:val="bottom"/>
          </w:tcPr>
          <w:p>
            <w:pPr>
              <w:pStyle w:val="Normal"/>
              <w:spacing w:lineRule="atLeast" w:line="0"/>
              <w:ind w:right="260"/>
              <w:jc w:val="right"/>
              <w:rPr>
                <w:rFonts w:ascii="Arial" w:hAnsi="Arial" w:eastAsia="Arial"/>
              </w:rPr>
            </w:pPr>
            <w:r>
              <w:rPr>
                <w:rFonts w:eastAsia="Arial" w:ascii="Arial" w:hAnsi="Arial"/>
              </w:rPr>
              <w:t>4</w:t>
            </w:r>
          </w:p>
        </w:tc>
      </w:tr>
      <w:tr>
        <w:trPr>
          <w:trHeight w:val="253" w:hRule="atLeast"/>
        </w:trPr>
        <w:tc>
          <w:tcPr>
            <w:tcW w:w="320" w:type="dxa"/>
            <w:tcBorders/>
            <w:shd w:color="auto" w:fill="auto" w:val="clear"/>
            <w:vAlign w:val="bottom"/>
          </w:tcPr>
          <w:p>
            <w:pPr>
              <w:pStyle w:val="Normal"/>
              <w:spacing w:lineRule="atLeast" w:line="0"/>
              <w:rPr>
                <w:rFonts w:ascii="Arial" w:hAnsi="Arial" w:eastAsia="Arial"/>
              </w:rPr>
            </w:pPr>
            <w:r>
              <w:rPr>
                <w:rFonts w:eastAsia="Arial" w:ascii="Arial" w:hAnsi="Arial"/>
              </w:rPr>
              <w:t>6.5</w:t>
            </w:r>
          </w:p>
        </w:tc>
        <w:tc>
          <w:tcPr>
            <w:tcW w:w="3739" w:type="dxa"/>
            <w:tcBorders/>
            <w:shd w:color="auto" w:fill="auto" w:val="clear"/>
            <w:vAlign w:val="bottom"/>
          </w:tcPr>
          <w:p>
            <w:pPr>
              <w:pStyle w:val="Normal"/>
              <w:spacing w:lineRule="atLeast" w:line="0"/>
              <w:ind w:left="40"/>
              <w:rPr>
                <w:rFonts w:ascii="Arial" w:hAnsi="Arial" w:eastAsia="Arial"/>
                <w:color w:val="4CA2D5"/>
              </w:rPr>
            </w:pPr>
            <w:r>
              <w:rPr>
                <w:rFonts w:eastAsia="Arial" w:ascii="Arial" w:hAnsi="Arial"/>
                <w:color w:val="4CA2D5"/>
              </w:rPr>
              <w:t>Overzichtstabel Planning</w:t>
            </w:r>
          </w:p>
        </w:tc>
        <w:tc>
          <w:tcPr>
            <w:tcW w:w="541" w:type="dxa"/>
            <w:tcBorders/>
            <w:shd w:color="auto" w:fill="auto" w:val="clear"/>
            <w:vAlign w:val="bottom"/>
          </w:tcPr>
          <w:p>
            <w:pPr>
              <w:pStyle w:val="Normal"/>
              <w:spacing w:lineRule="atLeast" w:line="0"/>
              <w:ind w:right="260"/>
              <w:jc w:val="right"/>
              <w:rPr>
                <w:rFonts w:ascii="Arial" w:hAnsi="Arial" w:eastAsia="Arial"/>
              </w:rPr>
            </w:pPr>
            <w:r>
              <w:rPr>
                <w:rFonts w:eastAsia="Arial" w:ascii="Arial" w:hAnsi="Arial"/>
              </w:rPr>
              <w:t>5</w:t>
            </w:r>
          </w:p>
        </w:tc>
      </w:tr>
    </w:tbl>
    <w:p>
      <w:pPr>
        <w:pStyle w:val="Normal"/>
        <w:numPr>
          <w:ilvl w:val="0"/>
          <w:numId w:val="3"/>
        </w:numPr>
        <w:tabs>
          <w:tab w:val="clear" w:pos="720"/>
          <w:tab w:val="left" w:pos="360" w:leader="none"/>
        </w:tabs>
        <w:spacing w:lineRule="atLeast" w:line="0"/>
        <w:ind w:hanging="356" w:left="360"/>
        <w:rPr>
          <w:rFonts w:ascii="Arial" w:hAnsi="Arial" w:eastAsia="Arial"/>
        </w:rPr>
      </w:pPr>
      <w:r>
        <w:rPr>
          <w:rFonts w:eastAsia="Arial" w:ascii="Arial" w:hAnsi="Arial"/>
          <w:color w:val="4CA2D5"/>
        </w:rPr>
        <w:t>Verwacht resultaat, conclusie</w:t>
      </w:r>
      <w:r>
        <w:rPr>
          <w:rFonts w:eastAsia="Arial" w:ascii="Arial" w:hAnsi="Arial"/>
          <w:color w:val="000000"/>
        </w:rPr>
        <w:t xml:space="preserve"> . . . . . . .  5</w:t>
      </w:r>
    </w:p>
    <w:p>
      <w:pPr>
        <w:pStyle w:val="Normal"/>
        <w:spacing w:lineRule="exact" w:line="4"/>
        <w:rPr>
          <w:rFonts w:ascii="Times New Roman" w:hAnsi="Times New Roman" w:eastAsia="Times New Roman"/>
          <w:sz w:val="24"/>
        </w:rPr>
      </w:pPr>
      <w:r>
        <w:rPr>
          <w:rFonts w:eastAsia="Times New Roman" w:ascii="Times New Roman" w:hAnsi="Times New Roman"/>
          <w:sz w:val="24"/>
        </w:rPr>
      </w:r>
    </w:p>
    <w:tbl>
      <w:tblPr>
        <w:tblW w:w="4240" w:type="dxa"/>
        <w:jc w:val="left"/>
        <w:tblInd w:w="360" w:type="dxa"/>
        <w:tblLayout w:type="fixed"/>
        <w:tblCellMar>
          <w:top w:w="0" w:type="dxa"/>
          <w:left w:w="0" w:type="dxa"/>
          <w:bottom w:w="0" w:type="dxa"/>
          <w:right w:w="0" w:type="dxa"/>
        </w:tblCellMar>
        <w:tblLook w:val="0000"/>
      </w:tblPr>
      <w:tblGrid>
        <w:gridCol w:w="660"/>
        <w:gridCol w:w="3398"/>
        <w:gridCol w:w="182"/>
      </w:tblGrid>
      <w:tr>
        <w:trPr>
          <w:trHeight w:val="230" w:hRule="atLeast"/>
        </w:trPr>
        <w:tc>
          <w:tcPr>
            <w:tcW w:w="4058" w:type="dxa"/>
            <w:gridSpan w:val="2"/>
            <w:tcBorders/>
            <w:shd w:color="auto" w:fill="auto" w:val="clear"/>
            <w:vAlign w:val="bottom"/>
          </w:tcPr>
          <w:p>
            <w:pPr>
              <w:pStyle w:val="Normal"/>
              <w:spacing w:lineRule="atLeast" w:line="0"/>
              <w:rPr>
                <w:rFonts w:ascii="Arial" w:hAnsi="Arial" w:eastAsia="Arial"/>
                <w:color w:val="4CA2D5"/>
              </w:rPr>
            </w:pPr>
            <w:r>
              <w:rPr>
                <w:rFonts w:eastAsia="Arial" w:ascii="Arial" w:hAnsi="Arial"/>
              </w:rPr>
              <w:t>7.1</w:t>
            </w:r>
            <w:r>
              <w:rPr>
                <w:rFonts w:eastAsia="Arial" w:ascii="Arial" w:hAnsi="Arial"/>
                <w:color w:val="4CA2D5"/>
              </w:rPr>
              <w:t xml:space="preserve"> Verwachte prestaties van het frame-</w:t>
            </w:r>
          </w:p>
        </w:tc>
        <w:tc>
          <w:tcPr>
            <w:tcW w:w="182" w:type="dxa"/>
            <w:tcBorders/>
            <w:shd w:color="auto" w:fill="auto" w:val="clear"/>
            <w:vAlign w:val="bottom"/>
          </w:tcPr>
          <w:p>
            <w:pPr>
              <w:pStyle w:val="Normal"/>
              <w:spacing w:lineRule="atLeast" w:line="0"/>
              <w:rPr>
                <w:rFonts w:ascii="Times New Roman" w:hAnsi="Times New Roman" w:eastAsia="Times New Roman"/>
                <w:sz w:val="19"/>
              </w:rPr>
            </w:pPr>
            <w:r>
              <w:rPr>
                <w:rFonts w:eastAsia="Times New Roman" w:ascii="Times New Roman" w:hAnsi="Times New Roman"/>
                <w:sz w:val="19"/>
              </w:rPr>
            </w:r>
          </w:p>
        </w:tc>
      </w:tr>
      <w:tr>
        <w:trPr>
          <w:trHeight w:val="239" w:hRule="atLeast"/>
        </w:trPr>
        <w:tc>
          <w:tcPr>
            <w:tcW w:w="4058" w:type="dxa"/>
            <w:gridSpan w:val="2"/>
            <w:tcBorders/>
            <w:shd w:color="auto" w:fill="auto" w:val="clear"/>
            <w:vAlign w:val="bottom"/>
          </w:tcPr>
          <w:p>
            <w:pPr>
              <w:pStyle w:val="Normal"/>
              <w:spacing w:lineRule="atLeast" w:line="0"/>
              <w:ind w:left="360"/>
              <w:rPr>
                <w:rFonts w:ascii="Arial" w:hAnsi="Arial" w:eastAsia="Arial"/>
                <w:color w:val="4CA2D5"/>
              </w:rPr>
            </w:pPr>
            <w:r>
              <w:rPr>
                <w:rFonts w:eastAsia="Arial" w:ascii="Arial" w:hAnsi="Arial"/>
                <w:color w:val="4CA2D5"/>
              </w:rPr>
              <w:t>work</w:t>
            </w:r>
          </w:p>
        </w:tc>
        <w:tc>
          <w:tcPr>
            <w:tcW w:w="182" w:type="dxa"/>
            <w:tcBorders/>
            <w:shd w:color="auto" w:fill="auto" w:val="clear"/>
            <w:vAlign w:val="bottom"/>
          </w:tcPr>
          <w:p>
            <w:pPr>
              <w:pStyle w:val="Normal"/>
              <w:spacing w:lineRule="atLeast" w:line="0"/>
              <w:jc w:val="right"/>
              <w:rPr>
                <w:rFonts w:ascii="Arial" w:hAnsi="Arial" w:eastAsia="Arial"/>
              </w:rPr>
            </w:pPr>
            <w:r>
              <w:rPr>
                <w:rFonts w:eastAsia="Arial" w:ascii="Arial" w:hAnsi="Arial"/>
              </w:rPr>
              <w:t>5</w:t>
            </w:r>
          </w:p>
        </w:tc>
      </w:tr>
      <w:tr>
        <w:trPr>
          <w:trHeight w:val="239" w:hRule="atLeast"/>
        </w:trPr>
        <w:tc>
          <w:tcPr>
            <w:tcW w:w="660" w:type="dxa"/>
            <w:tcBorders/>
            <w:shd w:color="auto" w:fill="auto" w:val="clear"/>
            <w:vAlign w:val="bottom"/>
          </w:tcPr>
          <w:p>
            <w:pPr>
              <w:pStyle w:val="Normal"/>
              <w:spacing w:lineRule="atLeast" w:line="0"/>
              <w:ind w:left="240"/>
              <w:rPr>
                <w:rFonts w:ascii="Arial" w:hAnsi="Arial" w:eastAsia="Arial"/>
                <w:w w:val="89"/>
              </w:rPr>
            </w:pPr>
            <w:r>
              <w:rPr>
                <w:rFonts w:eastAsia="Arial" w:ascii="Arial" w:hAnsi="Arial"/>
                <w:w w:val="89"/>
              </w:rPr>
              <w:t>7.1.1</w:t>
            </w:r>
          </w:p>
        </w:tc>
        <w:tc>
          <w:tcPr>
            <w:tcW w:w="3580" w:type="dxa"/>
            <w:gridSpan w:val="2"/>
            <w:tcBorders/>
            <w:shd w:color="auto" w:fill="auto" w:val="clear"/>
            <w:vAlign w:val="bottom"/>
          </w:tcPr>
          <w:p>
            <w:pPr>
              <w:pStyle w:val="Normal"/>
              <w:spacing w:lineRule="atLeast" w:line="0"/>
              <w:ind w:left="60"/>
              <w:rPr>
                <w:rFonts w:ascii="Arial" w:hAnsi="Arial" w:eastAsia="Arial"/>
                <w:color w:val="4CA2D5"/>
              </w:rPr>
            </w:pPr>
            <w:r>
              <w:rPr>
                <w:rFonts w:eastAsia="Arial" w:ascii="Arial" w:hAnsi="Arial"/>
                <w:color w:val="4CA2D5"/>
              </w:rPr>
              <w:t>Hypothese 1: Detectieratio en Dek-</w:t>
            </w:r>
          </w:p>
        </w:tc>
      </w:tr>
      <w:tr>
        <w:trPr>
          <w:trHeight w:val="239" w:hRule="atLeast"/>
        </w:trPr>
        <w:tc>
          <w:tcPr>
            <w:tcW w:w="660"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c>
          <w:tcPr>
            <w:tcW w:w="3398" w:type="dxa"/>
            <w:tcBorders/>
            <w:shd w:color="auto" w:fill="auto" w:val="clear"/>
            <w:vAlign w:val="bottom"/>
          </w:tcPr>
          <w:p>
            <w:pPr>
              <w:pStyle w:val="Normal"/>
              <w:spacing w:lineRule="atLeast" w:line="0"/>
              <w:ind w:left="60"/>
              <w:rPr>
                <w:rFonts w:ascii="Arial" w:hAnsi="Arial" w:eastAsia="Arial"/>
                <w:color w:val="4CA2D5"/>
              </w:rPr>
            </w:pPr>
            <w:r>
              <w:rPr>
                <w:rFonts w:eastAsia="Arial" w:ascii="Arial" w:hAnsi="Arial"/>
                <w:color w:val="4CA2D5"/>
              </w:rPr>
              <w:t>king</w:t>
            </w:r>
          </w:p>
        </w:tc>
        <w:tc>
          <w:tcPr>
            <w:tcW w:w="182" w:type="dxa"/>
            <w:tcBorders/>
            <w:shd w:color="auto" w:fill="auto" w:val="clear"/>
            <w:vAlign w:val="bottom"/>
          </w:tcPr>
          <w:p>
            <w:pPr>
              <w:pStyle w:val="Normal"/>
              <w:spacing w:lineRule="atLeast" w:line="0"/>
              <w:jc w:val="right"/>
              <w:rPr>
                <w:rFonts w:ascii="Arial" w:hAnsi="Arial" w:eastAsia="Arial"/>
              </w:rPr>
            </w:pPr>
            <w:r>
              <w:rPr>
                <w:rFonts w:eastAsia="Arial" w:ascii="Arial" w:hAnsi="Arial"/>
              </w:rPr>
              <w:t>5</w:t>
            </w:r>
          </w:p>
        </w:tc>
      </w:tr>
      <w:tr>
        <w:trPr>
          <w:trHeight w:val="239" w:hRule="atLeast"/>
        </w:trPr>
        <w:tc>
          <w:tcPr>
            <w:tcW w:w="660" w:type="dxa"/>
            <w:tcBorders/>
            <w:shd w:color="auto" w:fill="auto" w:val="clear"/>
            <w:vAlign w:val="bottom"/>
          </w:tcPr>
          <w:p>
            <w:pPr>
              <w:pStyle w:val="Normal"/>
              <w:spacing w:lineRule="atLeast" w:line="0"/>
              <w:ind w:left="240"/>
              <w:rPr>
                <w:rFonts w:ascii="Arial" w:hAnsi="Arial" w:eastAsia="Arial"/>
                <w:w w:val="89"/>
              </w:rPr>
            </w:pPr>
            <w:r>
              <w:rPr>
                <w:rFonts w:eastAsia="Arial" w:ascii="Arial" w:hAnsi="Arial"/>
                <w:w w:val="89"/>
              </w:rPr>
              <w:t>7.1.2</w:t>
            </w:r>
          </w:p>
        </w:tc>
        <w:tc>
          <w:tcPr>
            <w:tcW w:w="3398" w:type="dxa"/>
            <w:tcBorders/>
            <w:shd w:color="auto" w:fill="auto" w:val="clear"/>
            <w:vAlign w:val="bottom"/>
          </w:tcPr>
          <w:p>
            <w:pPr>
              <w:pStyle w:val="Normal"/>
              <w:spacing w:lineRule="atLeast" w:line="0"/>
              <w:ind w:left="60"/>
              <w:rPr>
                <w:rFonts w:ascii="Arial" w:hAnsi="Arial" w:eastAsia="Arial"/>
                <w:color w:val="4CA2D5"/>
              </w:rPr>
            </w:pPr>
            <w:r>
              <w:rPr>
                <w:rFonts w:eastAsia="Arial" w:ascii="Arial" w:hAnsi="Arial"/>
                <w:color w:val="4CA2D5"/>
              </w:rPr>
              <w:t>Hypothese 2: Tijdsbesparing en</w:t>
            </w:r>
          </w:p>
        </w:tc>
        <w:tc>
          <w:tcPr>
            <w:tcW w:w="182"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r>
      <w:tr>
        <w:trPr>
          <w:trHeight w:val="259" w:hRule="atLeast"/>
        </w:trPr>
        <w:tc>
          <w:tcPr>
            <w:tcW w:w="660" w:type="dxa"/>
            <w:tcBorders/>
            <w:shd w:color="auto" w:fill="auto" w:val="clear"/>
            <w:vAlign w:val="bottom"/>
          </w:tcPr>
          <w:p>
            <w:pPr>
              <w:pStyle w:val="Normal"/>
              <w:spacing w:lineRule="atLeast" w:line="0"/>
              <w:rPr>
                <w:rFonts w:ascii="Times New Roman" w:hAnsi="Times New Roman" w:eastAsia="Times New Roman"/>
                <w:sz w:val="22"/>
              </w:rPr>
            </w:pPr>
            <w:r>
              <w:rPr>
                <w:rFonts w:eastAsia="Times New Roman" w:ascii="Times New Roman" w:hAnsi="Times New Roman"/>
                <w:sz w:val="22"/>
              </w:rPr>
            </w:r>
          </w:p>
        </w:tc>
        <w:tc>
          <w:tcPr>
            <w:tcW w:w="3398" w:type="dxa"/>
            <w:tcBorders/>
            <w:shd w:color="auto" w:fill="auto" w:val="clear"/>
            <w:vAlign w:val="bottom"/>
          </w:tcPr>
          <w:p>
            <w:pPr>
              <w:pStyle w:val="Normal"/>
              <w:spacing w:lineRule="atLeast" w:line="0"/>
              <w:ind w:left="60"/>
              <w:rPr>
                <w:rFonts w:ascii="Arial" w:hAnsi="Arial" w:eastAsia="Arial"/>
                <w:color w:val="4CA2D5"/>
              </w:rPr>
            </w:pPr>
            <w:r>
              <w:rPr>
                <w:rFonts w:eastAsia="Arial" w:ascii="Arial" w:hAnsi="Arial"/>
                <w:color w:val="4CA2D5"/>
              </w:rPr>
              <w:t>Schaalbaarheid</w:t>
            </w:r>
          </w:p>
        </w:tc>
        <w:tc>
          <w:tcPr>
            <w:tcW w:w="182" w:type="dxa"/>
            <w:tcBorders/>
            <w:shd w:color="auto" w:fill="auto" w:val="clear"/>
            <w:vAlign w:val="bottom"/>
          </w:tcPr>
          <w:p>
            <w:pPr>
              <w:pStyle w:val="Normal"/>
              <w:spacing w:lineRule="atLeast" w:line="0"/>
              <w:jc w:val="right"/>
              <w:rPr>
                <w:rFonts w:ascii="Arial" w:hAnsi="Arial" w:eastAsia="Arial"/>
              </w:rPr>
            </w:pPr>
            <w:r>
              <w:rPr>
                <w:rFonts w:eastAsia="Arial" w:ascii="Arial" w:hAnsi="Arial"/>
              </w:rPr>
              <w:t>5</w:t>
            </w:r>
          </w:p>
        </w:tc>
      </w:tr>
    </w:tbl>
    <w:p>
      <w:pPr>
        <w:pStyle w:val="Normal"/>
        <w:spacing w:lineRule="exact" w:line="200"/>
        <w:rPr>
          <w:rFonts w:ascii="Times New Roman" w:hAnsi="Times New Roman" w:eastAsia="Times New Roman"/>
          <w:sz w:val="24"/>
        </w:rPr>
      </w:pPr>
      <w:r>
        <w:br w:type="column"/>
      </w:r>
      <w:r>
        <w:rPr>
          <w:rFonts w:eastAsia="Times New Roman" w:ascii="Times New Roman" w:hAnsi="Times New Roman"/>
          <w:sz w:val="24"/>
        </w:rPr>
      </w:r>
    </w:p>
    <w:p>
      <w:pPr>
        <w:pStyle w:val="Normal"/>
        <w:spacing w:lineRule="exact" w:line="298"/>
        <w:rPr>
          <w:rFonts w:ascii="Times New Roman" w:hAnsi="Times New Roman" w:eastAsia="Times New Roman"/>
          <w:sz w:val="24"/>
        </w:rPr>
      </w:pPr>
      <w:r>
        <w:rPr>
          <w:rFonts w:eastAsia="Times New Roman" w:ascii="Times New Roman" w:hAnsi="Times New Roman"/>
          <w:sz w:val="24"/>
        </w:rPr>
      </w:r>
    </w:p>
    <w:p>
      <w:pPr>
        <w:pStyle w:val="Normal"/>
        <w:spacing w:lineRule="exact" w:line="1"/>
        <w:rPr>
          <w:rFonts w:ascii="Times New Roman" w:hAnsi="Times New Roman" w:eastAsia="Times New Roman"/>
          <w:sz w:val="1"/>
        </w:rPr>
      </w:pPr>
      <w:r>
        <w:rPr>
          <w:rFonts w:eastAsia="Times New Roman" w:ascii="Times New Roman" w:hAnsi="Times New Roman"/>
          <w:sz w:val="1"/>
        </w:rPr>
      </w:r>
    </w:p>
    <w:tbl>
      <w:tblPr>
        <w:tblW w:w="4300" w:type="dxa"/>
        <w:jc w:val="left"/>
        <w:tblInd w:w="308" w:type="dxa"/>
        <w:tblLayout w:type="fixed"/>
        <w:tblCellMar>
          <w:top w:w="0" w:type="dxa"/>
          <w:left w:w="0" w:type="dxa"/>
          <w:bottom w:w="0" w:type="dxa"/>
          <w:right w:w="0" w:type="dxa"/>
        </w:tblCellMar>
        <w:tblLook w:val="0000"/>
      </w:tblPr>
      <w:tblGrid>
        <w:gridCol w:w="359"/>
        <w:gridCol w:w="3741"/>
        <w:gridCol w:w="200"/>
      </w:tblGrid>
      <w:tr>
        <w:trPr>
          <w:trHeight w:val="239" w:hRule="atLeast"/>
        </w:trPr>
        <w:tc>
          <w:tcPr>
            <w:tcW w:w="359" w:type="dxa"/>
            <w:tcBorders/>
            <w:shd w:color="auto" w:fill="auto" w:val="clear"/>
            <w:vAlign w:val="bottom"/>
          </w:tcPr>
          <w:p>
            <w:pPr>
              <w:pStyle w:val="Normal"/>
              <w:spacing w:lineRule="atLeast" w:line="0"/>
              <w:ind w:left="60"/>
              <w:rPr>
                <w:rFonts w:ascii="Arial" w:hAnsi="Arial" w:eastAsia="Arial"/>
              </w:rPr>
            </w:pPr>
            <w:r>
              <w:rPr>
                <w:rFonts w:eastAsia="Arial" w:ascii="Arial" w:hAnsi="Arial"/>
              </w:rPr>
              <w:t>7.2</w:t>
            </w:r>
          </w:p>
        </w:tc>
        <w:tc>
          <w:tcPr>
            <w:tcW w:w="3741" w:type="dxa"/>
            <w:tcBorders/>
            <w:shd w:color="auto" w:fill="auto" w:val="clear"/>
            <w:vAlign w:val="bottom"/>
          </w:tcPr>
          <w:p>
            <w:pPr>
              <w:pStyle w:val="Normal"/>
              <w:spacing w:lineRule="atLeast" w:line="0"/>
              <w:ind w:left="40"/>
              <w:rPr>
                <w:rFonts w:ascii="Arial" w:hAnsi="Arial" w:eastAsia="Arial"/>
                <w:color w:val="4CA2D5"/>
              </w:rPr>
            </w:pPr>
            <w:r>
              <w:rPr>
                <w:rFonts w:eastAsia="Arial" w:ascii="Arial" w:hAnsi="Arial"/>
                <w:color w:val="4CA2D5"/>
              </w:rPr>
              <w:t>Meerwaarde voor de doelgroep</w:t>
            </w:r>
          </w:p>
        </w:tc>
        <w:tc>
          <w:tcPr>
            <w:tcW w:w="200" w:type="dxa"/>
            <w:tcBorders/>
            <w:shd w:color="auto" w:fill="auto" w:val="clear"/>
            <w:vAlign w:val="bottom"/>
          </w:tcPr>
          <w:p>
            <w:pPr>
              <w:pStyle w:val="Normal"/>
              <w:spacing w:lineRule="atLeast" w:line="0"/>
              <w:jc w:val="right"/>
              <w:rPr>
                <w:rFonts w:ascii="Arial" w:hAnsi="Arial" w:eastAsia="Arial"/>
              </w:rPr>
            </w:pPr>
            <w:r>
              <w:rPr>
                <w:rFonts w:eastAsia="Arial" w:ascii="Arial" w:hAnsi="Arial"/>
              </w:rPr>
              <w:t>5</w:t>
            </w:r>
          </w:p>
        </w:tc>
      </w:tr>
      <w:tr>
        <w:trPr>
          <w:trHeight w:val="239" w:hRule="atLeast"/>
        </w:trPr>
        <w:tc>
          <w:tcPr>
            <w:tcW w:w="359" w:type="dxa"/>
            <w:tcBorders/>
            <w:shd w:color="auto" w:fill="auto" w:val="clear"/>
            <w:vAlign w:val="bottom"/>
          </w:tcPr>
          <w:p>
            <w:pPr>
              <w:pStyle w:val="Normal"/>
              <w:spacing w:lineRule="atLeast" w:line="0"/>
              <w:ind w:left="60"/>
              <w:rPr>
                <w:rFonts w:ascii="Arial" w:hAnsi="Arial" w:eastAsia="Arial"/>
              </w:rPr>
            </w:pPr>
            <w:r>
              <w:rPr>
                <w:rFonts w:eastAsia="Arial" w:ascii="Arial" w:hAnsi="Arial"/>
              </w:rPr>
              <w:t>7.3</w:t>
            </w:r>
          </w:p>
        </w:tc>
        <w:tc>
          <w:tcPr>
            <w:tcW w:w="3741" w:type="dxa"/>
            <w:tcBorders/>
            <w:shd w:color="auto" w:fill="auto" w:val="clear"/>
            <w:vAlign w:val="bottom"/>
          </w:tcPr>
          <w:p>
            <w:pPr>
              <w:pStyle w:val="Normal"/>
              <w:spacing w:lineRule="atLeast" w:line="0"/>
              <w:ind w:left="40"/>
              <w:rPr>
                <w:rFonts w:ascii="Arial" w:hAnsi="Arial" w:eastAsia="Arial"/>
                <w:color w:val="4CA2D5"/>
              </w:rPr>
            </w:pPr>
            <w:r>
              <w:rPr>
                <w:rFonts w:eastAsia="Arial" w:ascii="Arial" w:hAnsi="Arial"/>
                <w:color w:val="4CA2D5"/>
              </w:rPr>
              <w:t>Conclusie</w:t>
            </w:r>
          </w:p>
        </w:tc>
        <w:tc>
          <w:tcPr>
            <w:tcW w:w="200" w:type="dxa"/>
            <w:tcBorders/>
            <w:shd w:color="auto" w:fill="auto" w:val="clear"/>
            <w:vAlign w:val="bottom"/>
          </w:tcPr>
          <w:p>
            <w:pPr>
              <w:pStyle w:val="Normal"/>
              <w:spacing w:lineRule="atLeast" w:line="0"/>
              <w:jc w:val="right"/>
              <w:rPr>
                <w:rFonts w:ascii="Arial" w:hAnsi="Arial" w:eastAsia="Arial"/>
              </w:rPr>
            </w:pPr>
            <w:r>
              <w:rPr>
                <w:rFonts w:eastAsia="Arial" w:ascii="Arial" w:hAnsi="Arial"/>
              </w:rPr>
              <w:t>5</w:t>
            </w:r>
          </w:p>
        </w:tc>
      </w:tr>
      <w:tr>
        <w:trPr>
          <w:trHeight w:val="239" w:hRule="atLeast"/>
        </w:trPr>
        <w:tc>
          <w:tcPr>
            <w:tcW w:w="4100" w:type="dxa"/>
            <w:gridSpan w:val="2"/>
            <w:tcBorders/>
            <w:shd w:color="auto" w:fill="auto" w:val="clear"/>
            <w:vAlign w:val="bottom"/>
          </w:tcPr>
          <w:p>
            <w:pPr>
              <w:pStyle w:val="Normal"/>
              <w:spacing w:lineRule="atLeast" w:line="0"/>
              <w:ind w:left="60"/>
              <w:rPr>
                <w:rFonts w:ascii="Arial" w:hAnsi="Arial" w:eastAsia="Arial"/>
                <w:color w:val="000000"/>
              </w:rPr>
            </w:pPr>
            <w:r>
              <w:rPr>
                <w:rFonts w:eastAsia="Arial" w:ascii="Arial" w:hAnsi="Arial"/>
                <w:color w:val="4CA2D5"/>
              </w:rPr>
              <w:t>Referenties</w:t>
            </w:r>
            <w:r>
              <w:rPr>
                <w:rFonts w:eastAsia="Arial" w:ascii="Arial" w:hAnsi="Arial"/>
                <w:color w:val="000000"/>
              </w:rPr>
              <w:t xml:space="preserve"> . . . . . . . . . . . . . . . . . .</w:t>
            </w:r>
          </w:p>
        </w:tc>
        <w:tc>
          <w:tcPr>
            <w:tcW w:w="200" w:type="dxa"/>
            <w:tcBorders/>
            <w:shd w:color="auto" w:fill="auto" w:val="clear"/>
            <w:vAlign w:val="bottom"/>
          </w:tcPr>
          <w:p>
            <w:pPr>
              <w:pStyle w:val="Normal"/>
              <w:spacing w:lineRule="atLeast" w:line="0"/>
              <w:jc w:val="right"/>
              <w:rPr>
                <w:rFonts w:ascii="Arial" w:hAnsi="Arial" w:eastAsia="Arial"/>
              </w:rPr>
            </w:pPr>
            <w:r>
              <w:rPr>
                <w:rFonts w:eastAsia="Arial" w:ascii="Arial" w:hAnsi="Arial"/>
              </w:rPr>
              <w:t>5</w:t>
            </w:r>
          </w:p>
        </w:tc>
      </w:tr>
      <w:tr>
        <w:trPr>
          <w:trHeight w:val="259" w:hRule="atLeast"/>
        </w:trPr>
        <w:tc>
          <w:tcPr>
            <w:tcW w:w="4100" w:type="dxa"/>
            <w:gridSpan w:val="2"/>
            <w:tcBorders/>
            <w:shd w:color="auto" w:fill="auto" w:val="clear"/>
            <w:vAlign w:val="bottom"/>
          </w:tcPr>
          <w:p>
            <w:pPr>
              <w:pStyle w:val="Normal"/>
              <w:spacing w:lineRule="atLeast" w:line="0"/>
              <w:rPr>
                <w:rFonts w:ascii="Arial" w:hAnsi="Arial" w:eastAsia="Arial"/>
              </w:rPr>
            </w:pPr>
            <w:r>
              <w:rPr>
                <w:rFonts w:eastAsia="Arial" w:ascii="Arial" w:hAnsi="Arial"/>
              </w:rPr>
              <w:t>song2025protocolunveilingattackvectors</w:t>
            </w:r>
          </w:p>
        </w:tc>
        <w:tc>
          <w:tcPr>
            <w:tcW w:w="200" w:type="dxa"/>
            <w:tcBorders/>
            <w:shd w:color="auto" w:fill="auto" w:val="clear"/>
            <w:vAlign w:val="bottom"/>
          </w:tcPr>
          <w:p>
            <w:pPr>
              <w:pStyle w:val="Normal"/>
              <w:spacing w:lineRule="atLeast" w:line="0"/>
              <w:rPr>
                <w:rFonts w:ascii="Times New Roman" w:hAnsi="Times New Roman" w:eastAsia="Times New Roman"/>
                <w:sz w:val="22"/>
              </w:rPr>
            </w:pPr>
            <w:r>
              <w:rPr>
                <w:rFonts w:eastAsia="Times New Roman" w:ascii="Times New Roman" w:hAnsi="Times New Roman"/>
                <w:sz w:val="22"/>
              </w:rPr>
            </w:r>
          </w:p>
        </w:tc>
      </w:tr>
    </w:tbl>
    <w:p>
      <w:pPr>
        <w:pStyle w:val="Normal"/>
        <w:spacing w:lineRule="exact" w:line="230"/>
        <w:rPr>
          <w:rFonts w:ascii="Times New Roman" w:hAnsi="Times New Roman" w:eastAsia="Times New Roman"/>
          <w:sz w:val="24"/>
        </w:rPr>
      </w:pPr>
      <w:r>
        <w:rPr>
          <w:rFonts w:eastAsia="Times New Roman" w:ascii="Times New Roman" w:hAnsi="Times New Roman"/>
          <w:sz w:val="24"/>
        </w:rPr>
      </w:r>
    </w:p>
    <w:p>
      <w:pPr>
        <w:pStyle w:val="Normal"/>
        <w:numPr>
          <w:ilvl w:val="0"/>
          <w:numId w:val="4"/>
        </w:numPr>
        <w:tabs>
          <w:tab w:val="clear" w:pos="720"/>
          <w:tab w:val="left" w:pos="288" w:leader="none"/>
        </w:tabs>
        <w:spacing w:lineRule="atLeast" w:line="0"/>
        <w:ind w:hanging="288" w:left="288"/>
        <w:rPr>
          <w:rFonts w:ascii="Arial" w:hAnsi="Arial" w:eastAsia="Arial"/>
          <w:b/>
          <w:sz w:val="29"/>
        </w:rPr>
      </w:pPr>
      <w:r>
        <w:rPr>
          <w:rFonts w:eastAsia="Arial" w:ascii="Arial" w:hAnsi="Arial"/>
          <w:b/>
          <w:color w:val="4CA2D5"/>
          <w:sz w:val="29"/>
        </w:rPr>
        <w:t>Inleiding</w:t>
      </w:r>
    </w:p>
    <w:p>
      <w:pPr>
        <w:pStyle w:val="Normal"/>
        <w:spacing w:lineRule="exact" w:line="112"/>
        <w:rPr>
          <w:rFonts w:ascii="Times New Roman" w:hAnsi="Times New Roman" w:eastAsia="Times New Roman"/>
          <w:sz w:val="24"/>
        </w:rPr>
      </w:pPr>
      <w:r>
        <w:rPr>
          <w:rFonts w:eastAsia="Times New Roman" w:ascii="Times New Roman" w:hAnsi="Times New Roman"/>
          <w:sz w:val="24"/>
        </w:rPr>
      </w:r>
    </w:p>
    <w:p>
      <w:pPr>
        <w:pStyle w:val="Normal"/>
        <w:spacing w:lineRule="auto" w:line="252"/>
        <w:ind w:firstLine="299" w:left="8"/>
        <w:jc w:val="both"/>
        <w:rPr>
          <w:rFonts w:ascii="Arial" w:hAnsi="Arial" w:eastAsia="Arial"/>
        </w:rPr>
      </w:pPr>
      <w:r>
        <w:rPr>
          <w:rFonts w:eastAsia="Arial" w:ascii="Arial" w:hAnsi="Arial"/>
        </w:rPr>
        <w:t>De sector van financiële technologie, of Fin-tech, ontwikkelt zich razendsnel</w:t>
      </w:r>
      <w:ins w:id="215" w:author="Onbekende auteur" w:date="2026-01-04T14:36:06Z">
        <w:r>
          <w:rPr>
            <w:rFonts w:eastAsia="Arial" w:ascii="Arial" w:hAnsi="Arial"/>
          </w:rPr>
          <w:t xml:space="preserve"> [&lt;- spreektaal; hoe snel? 10? 20? 30? nóg sneller?]</w:t>
        </w:r>
      </w:ins>
      <w:r>
        <w:rPr>
          <w:rFonts w:eastAsia="Arial" w:ascii="Arial" w:hAnsi="Arial"/>
        </w:rPr>
        <w:t>. Dat komt door de adoptie van autonome AI-agents</w:t>
      </w:r>
      <w:ins w:id="216" w:author="Onbekende auteur" w:date="2026-01-04T14:36:44Z">
        <w:r>
          <w:rPr>
            <w:rFonts w:eastAsia="Arial" w:ascii="Arial" w:hAnsi="Arial"/>
          </w:rPr>
          <w:t xml:space="preserve"> [dit zijn burgers die soms mee op kruispunten staan] [+ hoe weet jij dit]</w:t>
        </w:r>
      </w:ins>
      <w:r>
        <w:rPr>
          <w:rFonts w:eastAsia="Arial" w:ascii="Arial" w:hAnsi="Arial"/>
        </w:rPr>
        <w:t>. Deze slimme systemen doen niet alleen simpele klussen</w:t>
      </w:r>
      <w:ins w:id="217" w:author="Onbekende auteur" w:date="2026-01-04T14:37:25Z">
        <w:r>
          <w:rPr>
            <w:rFonts w:eastAsia="Arial" w:ascii="Arial" w:hAnsi="Arial"/>
          </w:rPr>
          <w:t xml:space="preserve"> zoals de was, de tafel vegen en soms koffie zetten</w:t>
        </w:r>
      </w:ins>
      <w:r>
        <w:rPr>
          <w:rFonts w:eastAsia="Arial" w:ascii="Arial" w:hAnsi="Arial"/>
        </w:rPr>
        <w:t xml:space="preserve">. Ze nemen complexere processen over. Van het af-handelen van klantvragen tot het verwerken van terugbetalingen en transacties. </w:t>
      </w:r>
      <w:ins w:id="218" w:author="Onbekende auteur" w:date="2026-01-04T14:40:09Z">
        <w:r>
          <w:rPr>
            <w:rFonts w:eastAsia="Arial" w:ascii="Arial" w:hAnsi="Arial"/>
          </w:rPr>
          <w:t xml:space="preserve">[ok] </w:t>
        </w:r>
      </w:ins>
      <w:r>
        <w:rPr>
          <w:rFonts w:eastAsia="Arial" w:ascii="Arial" w:hAnsi="Arial"/>
        </w:rPr>
        <w:t xml:space="preserve">Voor </w:t>
      </w:r>
      <w:del w:id="219" w:author="Onbekende auteur" w:date="2026-01-04T14:40:16Z">
        <w:r>
          <w:rPr>
            <w:rFonts w:eastAsia="Arial" w:ascii="Arial" w:hAnsi="Arial"/>
          </w:rPr>
          <w:delText>effectieve</w:delText>
        </w:r>
      </w:del>
      <w:r>
        <w:rPr>
          <w:rFonts w:eastAsia="Arial" w:ascii="Arial" w:hAnsi="Arial"/>
        </w:rPr>
        <w:t xml:space="preserve"> communicatie met interne databases en API’s is het Model Context Protocol essentieel. MCP zorgt voor interoperabiliteit als standaard.</w:t>
      </w:r>
      <w:ins w:id="220" w:author="Onbekende auteur" w:date="2026-01-04T14:40:29Z">
        <w:r>
          <w:rPr>
            <w:rFonts w:eastAsia="Arial" w:ascii="Arial" w:hAnsi="Arial"/>
          </w:rPr>
          <w:t xml:space="preserve"> [&lt;←-- dus… zónder MCP zijn deze acties onmogelijk. Of wat indien men MCP niet aanwendt. Vergelijk ten gronde en uitvoerig op basis van duidelijke, relevante, er</w:t>
        </w:r>
      </w:ins>
      <w:ins w:id="221" w:author="Onbekende auteur" w:date="2026-01-04T14:41:30Z">
        <w:r>
          <w:rPr>
            <w:rFonts w:eastAsia="Arial" w:ascii="Arial" w:hAnsi="Arial"/>
          </w:rPr>
          <w:t>-toe-doende maatstaven (= criteria)]</w:t>
        </w:r>
      </w:ins>
    </w:p>
    <w:p>
      <w:pPr>
        <w:pStyle w:val="Normal"/>
        <w:spacing w:lineRule="exact" w:line="232"/>
        <w:rPr>
          <w:rFonts w:ascii="Times New Roman" w:hAnsi="Times New Roman" w:eastAsia="Times New Roman"/>
          <w:sz w:val="24"/>
        </w:rPr>
      </w:pPr>
      <w:r>
        <w:rPr>
          <w:rFonts w:eastAsia="Times New Roman" w:ascii="Times New Roman" w:hAnsi="Times New Roman"/>
          <w:sz w:val="24"/>
        </w:rPr>
      </w:r>
    </w:p>
    <w:p>
      <w:pPr>
        <w:pStyle w:val="Normal"/>
        <w:spacing w:lineRule="auto" w:line="247"/>
        <w:ind w:firstLine="299" w:left="8" w:right="40"/>
        <w:jc w:val="both"/>
        <w:rPr>
          <w:rFonts w:ascii="Arial" w:hAnsi="Arial" w:eastAsia="Arial"/>
          <w:ins w:id="225" w:author="Onbekende auteur" w:date="2026-01-04T14:47:21Z"/>
        </w:rPr>
      </w:pPr>
      <w:r>
        <w:rPr>
          <w:rFonts w:eastAsia="Arial" w:ascii="Arial" w:hAnsi="Arial"/>
        </w:rPr>
        <w:t>Deze vooruitgang in technologie heeft een na-deel.</w:t>
      </w:r>
      <w:ins w:id="222" w:author="Onbekende auteur" w:date="2026-01-04T14:41:50Z">
        <w:r>
          <w:rPr>
            <w:rFonts w:eastAsia="Arial" w:ascii="Arial" w:hAnsi="Arial"/>
          </w:rPr>
          <w:t xml:space="preserve"> [ah]</w:t>
        </w:r>
      </w:ins>
      <w:r>
        <w:rPr>
          <w:rFonts w:eastAsia="Arial" w:ascii="Arial" w:hAnsi="Arial"/>
        </w:rPr>
        <w:t xml:space="preserve"> Het verhoogt de veiligheidsrisico’s aanzien-lijk en die worden groter</w:t>
      </w:r>
      <w:ins w:id="223" w:author="Onbekende auteur" w:date="2026-01-04T14:42:00Z">
        <w:r>
          <w:rPr>
            <w:rFonts w:eastAsia="Arial" w:ascii="Arial" w:hAnsi="Arial"/>
          </w:rPr>
          <w:t xml:space="preserve"> [&lt;- dubbelop + spreektaal]</w:t>
        </w:r>
      </w:ins>
      <w:r>
        <w:rPr>
          <w:rFonts w:eastAsia="Arial" w:ascii="Arial" w:hAnsi="Arial"/>
        </w:rPr>
        <w:t xml:space="preserve">. Neem een Fintech-startup die een AI-agent via MCP toegang geeft tot betaalsystemen. </w:t>
      </w:r>
      <w:ins w:id="224" w:author="Onbekende auteur" w:date="2026-01-04T14:47:21Z">
        <w:r>
          <w:rPr>
            <w:rFonts w:eastAsia="Arial" w:ascii="Arial" w:hAnsi="Arial"/>
          </w:rPr>
          <w:t>[Schrijf academisch;</w:t>
        </w:r>
      </w:ins>
    </w:p>
    <w:p>
      <w:pPr>
        <w:pStyle w:val="Normal"/>
        <w:spacing w:lineRule="auto" w:line="247"/>
        <w:ind w:firstLine="299" w:left="8" w:right="40"/>
        <w:jc w:val="both"/>
        <w:rPr>
          <w:rFonts w:ascii="Arial" w:hAnsi="Arial" w:eastAsia="Arial"/>
          <w:ins w:id="227" w:author="Onbekende auteur" w:date="2026-01-04T14:47:21Z"/>
        </w:rPr>
      </w:pPr>
      <w:ins w:id="226" w:author="Onbekende auteur" w:date="2026-01-04T14:47:21Z">
        <w:r>
          <w:rPr>
            <w:rFonts w:eastAsia="Arial" w:ascii="Arial" w:hAnsi="Arial"/>
          </w:rPr>
        </w:r>
      </w:ins>
    </w:p>
    <w:p>
      <w:pPr>
        <w:pStyle w:val="Normal"/>
        <w:numPr>
          <w:ilvl w:val="0"/>
          <w:numId w:val="24"/>
        </w:numPr>
        <w:spacing w:lineRule="auto" w:line="247"/>
        <w:jc w:val="both"/>
        <w:rPr>
          <w:ins w:id="229" w:author="Onbekende auteur" w:date="2026-01-04T14:47:21Z"/>
        </w:rPr>
      </w:pPr>
      <w:ins w:id="228" w:author="Onbekende auteur" w:date="2026-01-04T14:47:21Z">
        <w:r>
          <w:rPr>
            <w:rFonts w:eastAsia="Arial" w:ascii="Arial" w:hAnsi="Arial"/>
          </w:rPr>
          <w:t>- “Neem een …” = spreektaal;</w:t>
        </w:r>
      </w:ins>
    </w:p>
    <w:p>
      <w:pPr>
        <w:pStyle w:val="Normal"/>
        <w:numPr>
          <w:ilvl w:val="0"/>
          <w:numId w:val="24"/>
        </w:numPr>
        <w:spacing w:lineRule="auto" w:line="247"/>
        <w:jc w:val="both"/>
        <w:rPr>
          <w:ins w:id="231" w:author="Onbekende auteur" w:date="2026-01-04T14:47:21Z"/>
        </w:rPr>
      </w:pPr>
      <w:ins w:id="230" w:author="Onbekende auteur" w:date="2026-01-04T14:47:21Z">
        <w:r>
          <w:rPr>
            <w:rFonts w:eastAsia="Arial" w:ascii="Arial" w:hAnsi="Arial"/>
          </w:rPr>
          <w:t>- “Fintech</w:t>
          <w:noBreakHyphen/>
          <w:t>startup” duiden; het handelt een financiële technologieonderneming.</w:t>
        </w:r>
      </w:ins>
    </w:p>
    <w:p>
      <w:pPr>
        <w:pStyle w:val="Normal"/>
        <w:numPr>
          <w:ilvl w:val="0"/>
          <w:numId w:val="24"/>
        </w:numPr>
        <w:spacing w:lineRule="auto" w:line="247"/>
        <w:jc w:val="both"/>
        <w:rPr>
          <w:ins w:id="233" w:author="Onbekende auteur" w:date="2026-01-04T14:47:21Z"/>
        </w:rPr>
      </w:pPr>
      <w:ins w:id="232" w:author="Onbekende auteur" w:date="2026-01-04T14:47:21Z">
        <w:r>
          <w:rPr>
            <w:rFonts w:eastAsia="Arial" w:ascii="Arial" w:hAnsi="Arial"/>
          </w:rPr>
          <w:t>- “AI</w:t>
          <w:noBreakHyphen/>
          <w:t>agent via MCP” reeds duidelijk gedefinieerd, refereer er dan naar</w:t>
        </w:r>
      </w:ins>
    </w:p>
    <w:p>
      <w:pPr>
        <w:pStyle w:val="Normal"/>
        <w:numPr>
          <w:ilvl w:val="0"/>
          <w:numId w:val="0"/>
        </w:numPr>
        <w:spacing w:lineRule="auto" w:line="247"/>
        <w:ind w:hanging="0" w:left="728"/>
        <w:jc w:val="both"/>
        <w:rPr>
          <w:ins w:id="235" w:author="Onbekende auteur" w:date="2026-01-04T14:47:21Z"/>
        </w:rPr>
      </w:pPr>
      <w:ins w:id="234" w:author="Onbekende auteur" w:date="2026-01-04T14:47:21Z">
        <w:r>
          <w:rPr/>
        </w:r>
      </w:ins>
    </w:p>
    <w:p>
      <w:pPr>
        <w:pStyle w:val="Normal"/>
        <w:spacing w:lineRule="auto" w:line="247"/>
        <w:ind w:firstLine="299" w:left="8" w:right="40"/>
        <w:jc w:val="both"/>
        <w:rPr>
          <w:rFonts w:ascii="Arial" w:hAnsi="Arial" w:eastAsia="Arial"/>
          <w:ins w:id="237" w:author="Onbekende auteur" w:date="2026-01-04T14:47:21Z"/>
        </w:rPr>
      </w:pPr>
      <w:ins w:id="236" w:author="Onbekende auteur" w:date="2026-01-04T14:47:21Z">
        <w:r>
          <w:rPr>
            <w:rFonts w:eastAsia="Arial" w:ascii="Arial" w:hAnsi="Arial"/>
          </w:rPr>
          <w:t>Voll. vrijblijvende voorstellen tot herformulering</w:t>
        </w:r>
      </w:ins>
    </w:p>
    <w:p>
      <w:pPr>
        <w:pStyle w:val="Normal"/>
        <w:spacing w:lineRule="auto" w:line="247"/>
        <w:ind w:firstLine="299" w:left="8" w:right="40"/>
        <w:jc w:val="both"/>
        <w:rPr>
          <w:rFonts w:ascii="Arial" w:hAnsi="Arial" w:eastAsia="Arial"/>
          <w:ins w:id="239" w:author="Onbekende auteur" w:date="2026-01-04T14:47:21Z"/>
        </w:rPr>
      </w:pPr>
      <w:ins w:id="238" w:author="Onbekende auteur" w:date="2026-01-04T14:47:21Z">
        <w:r>
          <w:rPr>
            <w:rFonts w:eastAsia="Arial" w:ascii="Arial" w:hAnsi="Arial"/>
          </w:rPr>
        </w:r>
      </w:ins>
    </w:p>
    <w:p>
      <w:pPr>
        <w:pStyle w:val="Normal"/>
        <w:numPr>
          <w:ilvl w:val="0"/>
          <w:numId w:val="25"/>
        </w:numPr>
        <w:spacing w:lineRule="auto" w:line="247"/>
        <w:jc w:val="both"/>
        <w:rPr>
          <w:ins w:id="241" w:author="Onbekende auteur" w:date="2026-01-04T14:47:21Z"/>
        </w:rPr>
      </w:pPr>
      <w:ins w:id="240" w:author="Onbekende auteur" w:date="2026-01-04T14:47:21Z">
        <w:r>
          <w:rPr>
            <w:rFonts w:eastAsia="Arial" w:ascii="Arial" w:hAnsi="Arial"/>
          </w:rPr>
          <w:t>- “Stel een Fintech</w:t>
          <w:noBreakHyphen/>
          <w:t>startup voor die een AI</w:t>
          <w:noBreakHyphen/>
          <w:t>agent via het Model Context Protocol (MCP) toegang verleent tot haar betaalsystemen.”</w:t>
        </w:r>
      </w:ins>
    </w:p>
    <w:p>
      <w:pPr>
        <w:pStyle w:val="Normal"/>
        <w:numPr>
          <w:ilvl w:val="0"/>
          <w:numId w:val="25"/>
        </w:numPr>
        <w:spacing w:lineRule="auto" w:line="247"/>
        <w:jc w:val="both"/>
        <w:rPr>
          <w:ins w:id="243" w:author="Onbekende auteur" w:date="2026-01-04T14:47:21Z"/>
        </w:rPr>
      </w:pPr>
      <w:ins w:id="242" w:author="Onbekende auteur" w:date="2026-01-04T14:47:21Z">
        <w:r>
          <w:rPr>
            <w:rFonts w:eastAsia="Arial" w:ascii="Arial" w:hAnsi="Arial"/>
          </w:rPr>
          <w:t>- “Als illustratie kan men denken aan een Fintech</w:t>
          <w:noBreakHyphen/>
          <w:t>startup die, via het Model Context Protocol (MCP), een AI</w:t>
          <w:noBreakHyphen/>
          <w:t>agent toegang geeft tot de interne betaalsystemen.”</w:t>
        </w:r>
      </w:ins>
    </w:p>
    <w:p>
      <w:pPr>
        <w:pStyle w:val="Normal"/>
        <w:numPr>
          <w:ilvl w:val="0"/>
          <w:numId w:val="25"/>
        </w:numPr>
        <w:spacing w:lineRule="auto" w:line="247"/>
        <w:jc w:val="both"/>
        <w:rPr>
          <w:ins w:id="245" w:author="Onbekende auteur" w:date="2026-01-04T14:47:21Z"/>
        </w:rPr>
      </w:pPr>
      <w:ins w:id="244" w:author="Onbekende auteur" w:date="2026-01-04T14:47:21Z">
        <w:r>
          <w:rPr>
            <w:rFonts w:eastAsia="Arial" w:ascii="Arial" w:hAnsi="Arial"/>
          </w:rPr>
          <w:t xml:space="preserve">- Iets compacter, als MCP eerder gedefinieerd is:  </w:t>
        </w:r>
      </w:ins>
    </w:p>
    <w:p>
      <w:pPr>
        <w:pStyle w:val="Normal"/>
        <w:numPr>
          <w:ilvl w:val="0"/>
          <w:numId w:val="25"/>
        </w:numPr>
        <w:spacing w:lineRule="auto" w:line="247"/>
        <w:jc w:val="both"/>
        <w:rPr>
          <w:ins w:id="247" w:author="Onbekende auteur" w:date="2026-01-04T14:47:21Z"/>
        </w:rPr>
      </w:pPr>
      <w:ins w:id="246" w:author="Onbekende auteur" w:date="2026-01-04T14:47:21Z">
        <w:r>
          <w:rPr>
            <w:rFonts w:eastAsia="Arial" w:ascii="Arial" w:hAnsi="Arial"/>
          </w:rPr>
          <w:t>- “Stel een Fintech</w:t>
          <w:noBreakHyphen/>
          <w:t>startup voor die een AI</w:t>
          <w:noBreakHyphen/>
          <w:t>agent via MCP toegang verleent tot de interne betaalsystemen.”</w:t>
        </w:r>
      </w:ins>
    </w:p>
    <w:p>
      <w:pPr>
        <w:pStyle w:val="Normal"/>
        <w:numPr>
          <w:ilvl w:val="0"/>
          <w:numId w:val="0"/>
        </w:numPr>
        <w:spacing w:lineRule="auto" w:line="247"/>
        <w:ind w:hanging="0" w:left="728"/>
        <w:jc w:val="both"/>
        <w:rPr>
          <w:ins w:id="249" w:author="Onbekende auteur" w:date="2026-01-04T14:47:21Z"/>
        </w:rPr>
      </w:pPr>
      <w:ins w:id="248" w:author="Onbekende auteur" w:date="2026-01-04T14:47:21Z">
        <w:r>
          <w:rPr/>
        </w:r>
      </w:ins>
    </w:p>
    <w:p>
      <w:pPr>
        <w:pStyle w:val="Normal"/>
        <w:spacing w:lineRule="auto" w:line="247"/>
        <w:ind w:firstLine="299" w:left="8" w:right="40"/>
        <w:jc w:val="both"/>
        <w:rPr>
          <w:rFonts w:ascii="Arial" w:hAnsi="Arial" w:eastAsia="Arial"/>
        </w:rPr>
      </w:pPr>
      <w:ins w:id="250" w:author="Onbekende auteur" w:date="2026-01-04T14:47:21Z">
        <w:r>
          <w:rPr>
            <w:rFonts w:eastAsia="Arial" w:ascii="Arial" w:hAnsi="Arial"/>
          </w:rPr>
          <w:t xml:space="preserve">Deze formulering sluiten aan bij een academische schrijfstijl.] </w:t>
        </w:r>
      </w:ins>
      <w:r>
        <w:rPr>
          <w:rFonts w:eastAsia="Arial" w:ascii="Arial" w:hAnsi="Arial"/>
        </w:rPr>
        <w:t>Dat opent nieuwe wegen voor aanvallen</w:t>
      </w:r>
      <w:ins w:id="251" w:author="Onbekende auteur" w:date="2026-01-04T14:47:49Z">
        <w:r>
          <w:rPr>
            <w:rFonts w:eastAsia="Arial" w:ascii="Arial" w:hAnsi="Arial"/>
          </w:rPr>
          <w:t xml:space="preserve"> [&lt;- spreektaal]</w:t>
        </w:r>
      </w:ins>
      <w:r>
        <w:rPr>
          <w:rFonts w:eastAsia="Arial" w:ascii="Arial" w:hAnsi="Arial"/>
        </w:rPr>
        <w:t>. Kwaadwillenden</w:t>
      </w:r>
      <w:ins w:id="252" w:author="Onbekende auteur" w:date="2026-01-04T14:48:04Z">
        <w:r>
          <w:rPr>
            <w:rFonts w:eastAsia="Arial" w:ascii="Arial" w:hAnsi="Arial"/>
          </w:rPr>
          <w:t xml:space="preserve"> [&lt;- ¿Hùh? ¿Què?] </w:t>
        </w:r>
      </w:ins>
      <w:del w:id="253" w:author="Onbekende auteur" w:date="2026-01-04T14:48:19Z">
        <w:r>
          <w:rPr>
            <w:rFonts w:eastAsia="Arial" w:ascii="Arial" w:hAnsi="Arial"/>
          </w:rPr>
          <w:delText xml:space="preserve"> </w:delText>
        </w:r>
      </w:del>
      <w:r>
        <w:rPr>
          <w:rFonts w:eastAsia="Arial" w:ascii="Arial" w:hAnsi="Arial"/>
        </w:rPr>
        <w:t xml:space="preserve">kunnen prompt injection gebruiken om instructies van de agent te veranderen. </w:t>
      </w:r>
      <w:ins w:id="254" w:author="Onbekende auteur" w:date="2026-01-04T14:48:29Z">
        <w:r>
          <w:rPr>
            <w:rFonts w:eastAsia="Arial" w:ascii="Arial" w:hAnsi="Arial"/>
          </w:rPr>
          <w:t xml:space="preserve">Dit zijn grote bosjes zand die verbrand worden op de allereerste dag. </w:t>
        </w:r>
      </w:ins>
      <w:r>
        <w:rPr>
          <w:rFonts w:eastAsia="Arial" w:ascii="Arial" w:hAnsi="Arial"/>
        </w:rPr>
        <w:t>Of tool poisoning om slechte com-mando’s in data te verbergen</w:t>
      </w:r>
      <w:ins w:id="255" w:author="Onbekende auteur" w:date="2026-01-04T14:49:01Z">
        <w:r>
          <w:rPr>
            <w:rFonts w:eastAsia="Arial" w:ascii="Arial" w:hAnsi="Arial"/>
          </w:rPr>
          <w:t xml:space="preserve"> Ook dit zijn grote bosjes water die men verbrandt op de hoogste heuvel.</w:t>
        </w:r>
      </w:ins>
      <w:r>
        <w:rPr>
          <w:rFonts w:eastAsia="Arial" w:ascii="Arial" w:hAnsi="Arial"/>
        </w:rPr>
        <w:t>. Gevolgen variëren van datalekken tot privilege escalation</w:t>
      </w:r>
      <w:ins w:id="256" w:author="Onbekende auteur" w:date="2026-01-04T14:49:45Z">
        <w:r>
          <w:rPr>
            <w:rFonts w:eastAsia="Arial" w:ascii="Arial" w:hAnsi="Arial"/>
          </w:rPr>
          <w:t xml:space="preserve"> [&lt;- ¿Hùh? ¿Què?]</w:t>
        </w:r>
      </w:ins>
      <w:r>
        <w:rPr>
          <w:rFonts w:eastAsia="Arial" w:ascii="Arial" w:hAnsi="Arial"/>
        </w:rPr>
        <w:t xml:space="preserve">. Daarmee krijgt een agent bijvoorbeeld per ongeluk </w:t>
      </w:r>
      <w:ins w:id="257" w:author="Onbekende auteur" w:date="2026-01-04T14:49:55Z">
        <w:r>
          <w:rPr>
            <w:rFonts w:eastAsia="Arial" w:ascii="Arial" w:hAnsi="Arial"/>
          </w:rPr>
          <w:t xml:space="preserve">[&lt;- ¿Hùh? ¿Què?] </w:t>
        </w:r>
      </w:ins>
      <w:r>
        <w:rPr>
          <w:rFonts w:eastAsia="Arial" w:ascii="Arial" w:hAnsi="Arial"/>
        </w:rPr>
        <w:t>admin-</w:t>
      </w:r>
    </w:p>
    <w:p>
      <w:pPr>
        <w:pStyle w:val="Normal"/>
        <w:spacing w:lineRule="exact" w:line="20"/>
        <w:rPr>
          <w:rFonts w:ascii="Times New Roman" w:hAnsi="Times New Roman" w:eastAsia="Times New Roman"/>
          <w:sz w:val="24"/>
        </w:rPr>
      </w:pPr>
      <w:r>
        <w:rPr>
          <w:rFonts w:eastAsia="Times New Roman" w:ascii="Times New Roman" w:hAnsi="Times New Roman"/>
          <w:sz w:val="24"/>
        </w:rPr>
        <w:drawing>
          <wp:anchor behindDoc="1" distT="0" distB="0" distL="0" distR="0" simplePos="0" locked="0" layoutInCell="1" allowOverlap="1" relativeHeight="9">
            <wp:simplePos x="0" y="0"/>
            <wp:positionH relativeFrom="column">
              <wp:posOffset>2402840</wp:posOffset>
            </wp:positionH>
            <wp:positionV relativeFrom="paragraph">
              <wp:posOffset>315595</wp:posOffset>
            </wp:positionV>
            <wp:extent cx="702310" cy="396240"/>
            <wp:effectExtent l="0" t="0" r="0" b="0"/>
            <wp:wrapNone/>
            <wp:docPr id="3" name="Afbeelding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4" descr=""/>
                    <pic:cNvPicPr>
                      <a:picLocks noChangeAspect="1" noChangeArrowheads="1"/>
                    </pic:cNvPicPr>
                  </pic:nvPicPr>
                  <pic:blipFill>
                    <a:blip r:embed="rId4"/>
                    <a:stretch>
                      <a:fillRect/>
                    </a:stretch>
                  </pic:blipFill>
                  <pic:spPr bwMode="auto">
                    <a:xfrm>
                      <a:off x="0" y="0"/>
                      <a:ext cx="702310" cy="396240"/>
                    </a:xfrm>
                    <a:prstGeom prst="rect">
                      <a:avLst/>
                    </a:prstGeom>
                  </pic:spPr>
                </pic:pic>
              </a:graphicData>
            </a:graphic>
          </wp:anchor>
        </w:drawing>
      </w:r>
    </w:p>
    <w:p>
      <w:pPr>
        <w:sectPr>
          <w:type w:val="continuous"/>
          <w:pgSz w:w="11906" w:h="16838"/>
          <w:pgMar w:left="960" w:right="926" w:gutter="0" w:header="0" w:top="1080" w:footer="0" w:bottom="0"/>
          <w:cols w:num="2" w:equalWidth="false" w:sep="false">
            <w:col w:w="4940" w:space="152"/>
            <w:col w:w="4927"/>
          </w:cols>
          <w:formProt w:val="false"/>
          <w:textDirection w:val="lrTb"/>
          <w:docGrid w:type="default" w:linePitch="360" w:charSpace="8192"/>
        </w:sectPr>
      </w:pPr>
    </w:p>
    <w:p>
      <w:pPr>
        <w:pStyle w:val="Normal"/>
        <w:spacing w:lineRule="exact" w:line="200"/>
        <w:rPr>
          <w:rFonts w:ascii="Times New Roman" w:hAnsi="Times New Roman" w:eastAsia="Times New Roman"/>
          <w:sz w:val="24"/>
        </w:rPr>
      </w:pPr>
      <w:r>
        <w:rPr>
          <w:rFonts w:eastAsia="Times New Roman" w:ascii="Times New Roman" w:hAnsi="Times New Roman"/>
          <w:sz w:val="24"/>
        </w:rPr>
      </w:r>
    </w:p>
    <w:p>
      <w:pPr>
        <w:pStyle w:val="Normal"/>
        <w:spacing w:lineRule="exact" w:line="307"/>
        <w:rPr>
          <w:rFonts w:ascii="Times New Roman" w:hAnsi="Times New Roman" w:eastAsia="Times New Roman"/>
          <w:sz w:val="24"/>
        </w:rPr>
      </w:pPr>
      <w:r>
        <w:rPr>
          <w:rFonts w:eastAsia="Times New Roman" w:ascii="Times New Roman" w:hAnsi="Times New Roman"/>
          <w:sz w:val="24"/>
        </w:rPr>
      </w:r>
    </w:p>
    <w:p>
      <w:pPr>
        <w:pStyle w:val="Normal"/>
        <w:spacing w:lineRule="atLeast" w:line="0"/>
        <w:rPr>
          <w:rFonts w:ascii="Arial" w:hAnsi="Arial" w:eastAsia="Arial"/>
          <w:b/>
          <w:sz w:val="18"/>
        </w:rPr>
      </w:pPr>
      <w:r>
        <w:rPr>
          <w:rFonts w:eastAsia="Arial" w:ascii="Arial" w:hAnsi="Arial"/>
          <w:b/>
          <w:sz w:val="18"/>
        </w:rPr>
        <w:t>Professionele bachelor toegepaste informatica</w:t>
      </w:r>
    </w:p>
    <w:p>
      <w:pPr>
        <w:sectPr>
          <w:type w:val="continuous"/>
          <w:pgSz w:w="11906" w:h="16838"/>
          <w:pgMar w:left="960" w:right="926" w:gutter="0" w:header="0" w:top="1080" w:footer="0" w:bottom="0"/>
          <w:formProt w:val="false"/>
          <w:textDirection w:val="lrTb"/>
          <w:docGrid w:type="default" w:linePitch="360" w:charSpace="8192"/>
        </w:sectPr>
      </w:pPr>
    </w:p>
    <w:p>
      <w:pPr>
        <w:pStyle w:val="Normal"/>
        <w:spacing w:lineRule="exact" w:line="13"/>
        <w:rPr>
          <w:rFonts w:ascii="Times New Roman" w:hAnsi="Times New Roman" w:eastAsia="Times New Roman"/>
        </w:rPr>
      </w:pPr>
      <w:r>
        <w:rPr>
          <w:rFonts w:eastAsia="Times New Roman" w:ascii="Times New Roman" w:hAnsi="Times New Roman"/>
        </w:rPr>
      </w:r>
      <w:bookmarkStart w:id="5" w:name="page2"/>
      <w:bookmarkStart w:id="6" w:name="page2"/>
      <w:bookmarkEnd w:id="6"/>
    </w:p>
    <w:p>
      <w:pPr>
        <w:pStyle w:val="Normal"/>
        <w:spacing w:lineRule="atLeast" w:line="0"/>
        <w:rPr>
          <w:rFonts w:ascii="Arial" w:hAnsi="Arial" w:eastAsia="Arial"/>
          <w:b/>
          <w:sz w:val="18"/>
        </w:rPr>
      </w:pPr>
      <w:r>
        <w:rPr>
          <w:rFonts w:eastAsia="Arial" w:ascii="Arial" w:hAnsi="Arial"/>
          <w:b/>
          <w:sz w:val="18"/>
        </w:rPr>
        <w:t>Bachelorproef: Onderzoeksvoorstel</w:t>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349"/>
        <w:rPr>
          <w:rFonts w:ascii="Times New Roman" w:hAnsi="Times New Roman" w:eastAsia="Times New Roman"/>
        </w:rPr>
      </w:pPr>
      <w:r>
        <w:rPr>
          <w:rFonts w:eastAsia="Times New Roman" w:ascii="Times New Roman" w:hAnsi="Times New Roman"/>
        </w:rPr>
      </w:r>
    </w:p>
    <w:p>
      <w:pPr>
        <w:pStyle w:val="Normal"/>
        <w:spacing w:lineRule="atLeast" w:line="0"/>
        <w:rPr>
          <w:rFonts w:ascii="Arial" w:hAnsi="Arial" w:eastAsia="Arial"/>
        </w:rPr>
      </w:pPr>
      <w:r>
        <w:rPr>
          <w:rFonts w:eastAsia="Arial" w:ascii="Arial" w:hAnsi="Arial"/>
        </w:rPr>
        <w:t>rechten.(Song et al.,</w:t>
      </w:r>
      <w:r>
        <w:rPr>
          <w:rFonts w:eastAsia="Arial" w:ascii="Arial" w:hAnsi="Arial"/>
          <w:color w:val="4CA2D5"/>
        </w:rPr>
        <w:t xml:space="preserve"> 2025</w:t>
      </w:r>
      <w:r>
        <w:rPr>
          <w:rFonts w:eastAsia="Arial" w:ascii="Arial" w:hAnsi="Arial"/>
        </w:rPr>
        <w:t>)</w:t>
      </w:r>
    </w:p>
    <w:p>
      <w:pPr>
        <w:pStyle w:val="Normal"/>
        <w:spacing w:lineRule="exact" w:line="23"/>
        <w:rPr>
          <w:rFonts w:ascii="Times New Roman" w:hAnsi="Times New Roman" w:eastAsia="Times New Roman"/>
        </w:rPr>
      </w:pPr>
      <w:r>
        <w:rPr>
          <w:rFonts w:eastAsia="Times New Roman" w:ascii="Times New Roman" w:hAnsi="Times New Roman"/>
        </w:rPr>
      </w:r>
    </w:p>
    <w:p>
      <w:pPr>
        <w:pStyle w:val="Normal"/>
        <w:spacing w:lineRule="auto" w:line="247"/>
        <w:ind w:firstLine="299" w:right="40"/>
        <w:jc w:val="both"/>
        <w:rPr>
          <w:rFonts w:ascii="Arial" w:hAnsi="Arial" w:eastAsia="Arial"/>
        </w:rPr>
      </w:pPr>
      <w:r>
        <w:rPr>
          <w:rFonts w:eastAsia="Arial" w:ascii="Arial" w:hAnsi="Arial"/>
        </w:rPr>
        <w:t xml:space="preserve">Security-teams hebben vaak niet genoeg mid-delen om MCP-implementaties goed </w:t>
      </w:r>
      <w:ins w:id="258" w:author="Onbekende auteur" w:date="2026-01-04T14:50:05Z">
        <w:r>
          <w:rPr>
            <w:rFonts w:eastAsia="Arial" w:ascii="Arial" w:hAnsi="Arial"/>
          </w:rPr>
          <w:t xml:space="preserve">[&lt;←-- wat is niet goed.] </w:t>
        </w:r>
      </w:ins>
      <w:r>
        <w:rPr>
          <w:rFonts w:eastAsia="Arial" w:ascii="Arial" w:hAnsi="Arial"/>
        </w:rPr>
        <w:t>te bescher-men. De praktijk hangt af van handmatige code-reviews en tijdelijke tools</w:t>
      </w:r>
      <w:ins w:id="259" w:author="Onbekende auteur" w:date="2026-01-04T14:50:19Z">
        <w:r>
          <w:rPr>
            <w:rFonts w:eastAsia="Arial" w:ascii="Arial" w:hAnsi="Arial"/>
          </w:rPr>
          <w:t xml:space="preserve"> [&lt;←-- kromme zin, beter online laten vertalen en, of betere chatgpt= nalezen. Ik ben niet je secretaris. Waarschuwing 1 / 3] </w:t>
        </w:r>
      </w:ins>
      <w:r>
        <w:rPr>
          <w:rFonts w:eastAsia="Arial" w:ascii="Arial" w:hAnsi="Arial"/>
        </w:rPr>
        <w:t>. Die tools passen niet bij de details van MCP</w:t>
      </w:r>
      <w:ins w:id="260" w:author="Onbekende auteur" w:date="2026-01-04T14:51:13Z">
        <w:r>
          <w:rPr>
            <w:rFonts w:eastAsia="Arial" w:ascii="Arial" w:hAnsi="Arial"/>
          </w:rPr>
          <w:t xml:space="preserve"> [&lt;←-- kromme zin, beter online laten vertalen en, of betere chatgpt= nalezen. Ik ben niet je secretaris. Waarschuwing 2 / 3]</w:t>
        </w:r>
      </w:ins>
      <w:r>
        <w:rPr>
          <w:rFonts w:eastAsia="Arial" w:ascii="Arial" w:hAnsi="Arial"/>
        </w:rPr>
        <w:t>. Dit maakt een knelpunt</w:t>
      </w:r>
      <w:ins w:id="261" w:author="Onbekende auteur" w:date="2026-01-04T14:51:18Z">
        <w:r>
          <w:rPr>
            <w:rFonts w:eastAsia="Arial" w:ascii="Arial" w:hAnsi="Arial"/>
          </w:rPr>
          <w:t xml:space="preserve"> [&lt;←-- kromme zin, beter online laten vertalen of betere chatgpt= nalezen. Ik ben niet je secretaris. Waarschuwing 3 / 3]</w:t>
        </w:r>
      </w:ins>
      <w:r>
        <w:rPr>
          <w:rFonts w:eastAsia="Arial" w:ascii="Arial" w:hAnsi="Arial"/>
        </w:rPr>
        <w:t>. Innovatie vertraagt door lange checks</w:t>
      </w:r>
      <w:ins w:id="262" w:author="Onbekende auteur" w:date="2026-01-04T14:51:24Z">
        <w:r>
          <w:rPr>
            <w:rFonts w:eastAsia="Arial" w:ascii="Arial" w:hAnsi="Arial"/>
          </w:rPr>
          <w:t xml:space="preserve"> [&lt;←-- kromme zin, beter online laten vertalen en, of betere chatgpt= nalezen. Ik ben niet je secretaris. Waarschuwing 4 / 3 Ik stop.]</w:t>
        </w:r>
      </w:ins>
      <w:r>
        <w:rPr>
          <w:rFonts w:eastAsia="Arial" w:ascii="Arial" w:hAnsi="Arial"/>
        </w:rPr>
        <w:t>. Of servers gaan online zonder echte controle, wat vaker ge-beurt. Onderzoek toont de urgentie. Zesenvijf-tig procent van de bedrijven met AI-agents meldt lekken in MCP-omgevingen, (Guo et al.,</w:t>
      </w:r>
      <w:r>
        <w:rPr>
          <w:rFonts w:eastAsia="Arial" w:ascii="Arial" w:hAnsi="Arial"/>
          <w:color w:val="4CA2D5"/>
        </w:rPr>
        <w:t xml:space="preserve"> 2025</w:t>
      </w:r>
      <w:r>
        <w:rPr>
          <w:rFonts w:eastAsia="Arial" w:ascii="Arial" w:hAnsi="Arial"/>
        </w:rPr>
        <w:t>). Dit voorstel pakt die kloof aan met automatisering en standaardisatie.</w:t>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59"/>
        <w:rPr>
          <w:rFonts w:ascii="Times New Roman" w:hAnsi="Times New Roman" w:eastAsia="Times New Roman"/>
        </w:rPr>
      </w:pPr>
      <w:r>
        <w:rPr>
          <w:rFonts w:eastAsia="Times New Roman" w:ascii="Times New Roman" w:hAnsi="Times New Roman"/>
        </w:rPr>
      </w:r>
    </w:p>
    <w:p>
      <w:pPr>
        <w:pStyle w:val="Normal"/>
        <w:numPr>
          <w:ilvl w:val="0"/>
          <w:numId w:val="5"/>
        </w:numPr>
        <w:tabs>
          <w:tab w:val="clear" w:pos="720"/>
          <w:tab w:val="left" w:pos="360" w:leader="none"/>
        </w:tabs>
        <w:spacing w:lineRule="atLeast" w:line="0"/>
        <w:ind w:hanging="356" w:left="360"/>
        <w:rPr>
          <w:rFonts w:ascii="Arial" w:hAnsi="Arial" w:eastAsia="Arial"/>
          <w:b/>
          <w:sz w:val="29"/>
        </w:rPr>
      </w:pPr>
      <w:r>
        <w:rPr>
          <w:rFonts w:eastAsia="Arial" w:ascii="Arial" w:hAnsi="Arial"/>
          <w:b/>
          <w:color w:val="4CA2D5"/>
          <w:sz w:val="29"/>
        </w:rPr>
        <w:t>Probleemstelling</w:t>
      </w:r>
    </w:p>
    <w:p>
      <w:pPr>
        <w:pStyle w:val="Normal"/>
        <w:spacing w:lineRule="exact" w:line="111"/>
        <w:rPr>
          <w:rFonts w:ascii="Times New Roman" w:hAnsi="Times New Roman" w:eastAsia="Times New Roman"/>
        </w:rPr>
      </w:pPr>
      <w:r>
        <w:rPr>
          <w:rFonts w:eastAsia="Times New Roman" w:ascii="Times New Roman" w:hAnsi="Times New Roman"/>
        </w:rPr>
      </w:r>
    </w:p>
    <w:p>
      <w:pPr>
        <w:pStyle w:val="Normal"/>
        <w:spacing w:lineRule="auto" w:line="254"/>
        <w:ind w:firstLine="299"/>
        <w:jc w:val="both"/>
        <w:rPr>
          <w:rFonts w:ascii="Arial" w:hAnsi="Arial" w:eastAsia="Arial"/>
        </w:rPr>
      </w:pPr>
      <w:r>
        <w:rPr>
          <w:rFonts w:eastAsia="Arial" w:ascii="Arial" w:hAnsi="Arial"/>
        </w:rPr>
        <w:t>Het kernprobleem is dat Fintech-bedrijven mo-menteel geen gestructureerde en geautomati-seerde manier hebben om MCP-servers op kri-tieke veiligheidskwetsbaarheden te controleren vóór live-gang.</w:t>
      </w:r>
    </w:p>
    <w:p>
      <w:pPr>
        <w:pStyle w:val="Normal"/>
        <w:spacing w:lineRule="atLeast" w:line="0"/>
        <w:ind w:left="4588"/>
        <w:rPr>
          <w:rFonts w:ascii="Arial" w:hAnsi="Arial" w:eastAsia="Arial"/>
          <w:color w:val="4CA2D5"/>
        </w:rPr>
      </w:pPr>
      <w:r>
        <w:br w:type="column"/>
      </w:r>
      <w:r>
        <w:rPr>
          <w:rFonts w:eastAsia="Arial" w:ascii="Arial" w:hAnsi="Arial"/>
        </w:rPr>
        <w:t>2/</w:t>
      </w:r>
      <w:r>
        <w:rPr>
          <w:rFonts w:eastAsia="Arial" w:ascii="Arial" w:hAnsi="Arial"/>
          <w:color w:val="4CA2D5"/>
        </w:rPr>
        <w:t>6</w:t>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339"/>
        <w:rPr>
          <w:rFonts w:ascii="Times New Roman" w:hAnsi="Times New Roman" w:eastAsia="Times New Roman"/>
        </w:rPr>
      </w:pPr>
      <w:r>
        <w:rPr>
          <w:rFonts w:eastAsia="Times New Roman" w:ascii="Times New Roman" w:hAnsi="Times New Roman"/>
        </w:rPr>
      </w:r>
    </w:p>
    <w:p>
      <w:pPr>
        <w:pStyle w:val="Normal"/>
        <w:numPr>
          <w:ilvl w:val="1"/>
          <w:numId w:val="6"/>
        </w:numPr>
        <w:tabs>
          <w:tab w:val="clear" w:pos="720"/>
          <w:tab w:val="left" w:pos="508" w:leader="none"/>
        </w:tabs>
        <w:spacing w:lineRule="auto" w:line="264"/>
        <w:ind w:hanging="267" w:left="508" w:right="540"/>
        <w:jc w:val="both"/>
        <w:rPr>
          <w:rFonts w:ascii="Arial" w:hAnsi="Arial" w:eastAsia="Arial"/>
        </w:rPr>
      </w:pPr>
      <w:r>
        <w:rPr>
          <w:rFonts w:eastAsia="Arial" w:ascii="Arial" w:hAnsi="Arial"/>
        </w:rPr>
        <w:t>Een validatie van de effectiviteit van dit fra-mework ten opzichte van handmatige re-views (detectiegraad en tijdsbesparing).</w:t>
      </w:r>
    </w:p>
    <w:p>
      <w:pPr>
        <w:pStyle w:val="Normal"/>
        <w:spacing w:lineRule="exact" w:line="117"/>
        <w:rPr>
          <w:rFonts w:ascii="Arial" w:hAnsi="Arial" w:eastAsia="Arial"/>
        </w:rPr>
      </w:pPr>
      <w:r>
        <w:rPr>
          <w:rFonts w:eastAsia="Arial" w:ascii="Arial" w:hAnsi="Arial"/>
        </w:rPr>
      </w:r>
    </w:p>
    <w:p>
      <w:pPr>
        <w:pStyle w:val="Normal"/>
        <w:numPr>
          <w:ilvl w:val="1"/>
          <w:numId w:val="6"/>
        </w:numPr>
        <w:tabs>
          <w:tab w:val="clear" w:pos="720"/>
          <w:tab w:val="left" w:pos="508" w:leader="none"/>
        </w:tabs>
        <w:spacing w:lineRule="auto" w:line="276"/>
        <w:ind w:hanging="264" w:left="508" w:right="540"/>
        <w:rPr>
          <w:rFonts w:ascii="Arial" w:hAnsi="Arial" w:eastAsia="Arial"/>
        </w:rPr>
      </w:pPr>
      <w:r>
        <w:rPr>
          <w:rFonts w:eastAsia="Arial" w:ascii="Arial" w:hAnsi="Arial"/>
        </w:rPr>
        <w:t>Een set aanbevelingen voor de veilige imple-mentatie van MCP in bedrijfsomgevingen.</w:t>
      </w:r>
    </w:p>
    <w:p>
      <w:pPr>
        <w:pStyle w:val="Normal"/>
        <w:spacing w:lineRule="exact" w:line="193"/>
        <w:rPr>
          <w:rFonts w:ascii="Arial" w:hAnsi="Arial" w:eastAsia="Arial"/>
        </w:rPr>
      </w:pPr>
      <w:r>
        <w:rPr>
          <w:rFonts w:eastAsia="Arial" w:ascii="Arial" w:hAnsi="Arial"/>
        </w:rPr>
      </w:r>
    </w:p>
    <w:p>
      <w:pPr>
        <w:pStyle w:val="Normal"/>
        <w:numPr>
          <w:ilvl w:val="0"/>
          <w:numId w:val="7"/>
        </w:numPr>
        <w:tabs>
          <w:tab w:val="clear" w:pos="720"/>
          <w:tab w:val="left" w:pos="388" w:leader="none"/>
        </w:tabs>
        <w:spacing w:lineRule="atLeast" w:line="0"/>
        <w:ind w:hanging="388" w:left="388"/>
        <w:rPr>
          <w:rFonts w:ascii="Arial" w:hAnsi="Arial" w:eastAsia="Arial"/>
          <w:b/>
          <w:sz w:val="29"/>
        </w:rPr>
      </w:pPr>
      <w:r>
        <w:rPr>
          <w:rFonts w:eastAsia="Arial" w:ascii="Arial" w:hAnsi="Arial"/>
          <w:b/>
          <w:color w:val="4CA2D5"/>
          <w:sz w:val="29"/>
        </w:rPr>
        <w:t>Onderzoeksvra</w:t>
      </w:r>
      <w:ins w:id="263" w:author="Onbekende auteur" w:date="2026-01-08T03:51:10Z">
        <w:r>
          <w:rPr>
            <w:rFonts w:eastAsia="Arial" w:ascii="Arial" w:hAnsi="Arial"/>
            <w:b/>
            <w:color w:val="4CA2D5"/>
            <w:sz w:val="29"/>
          </w:rPr>
          <w:t>a</w:t>
        </w:r>
      </w:ins>
      <w:r>
        <w:rPr>
          <w:rFonts w:eastAsia="Arial" w:ascii="Arial" w:hAnsi="Arial"/>
          <w:b/>
          <w:color w:val="4CA2D5"/>
          <w:sz w:val="29"/>
        </w:rPr>
        <w:t>g</w:t>
      </w:r>
      <w:del w:id="264" w:author="Onbekende auteur" w:date="2026-01-08T03:51:11Z">
        <w:r>
          <w:rPr>
            <w:rFonts w:eastAsia="Arial" w:ascii="Arial" w:hAnsi="Arial"/>
            <w:b/>
            <w:color w:val="4CA2D5"/>
            <w:sz w:val="29"/>
          </w:rPr>
          <w:delText>en</w:delText>
        </w:r>
      </w:del>
    </w:p>
    <w:p>
      <w:pPr>
        <w:pStyle w:val="Normal"/>
        <w:spacing w:lineRule="exact" w:line="104"/>
        <w:rPr>
          <w:rFonts w:ascii="Times New Roman" w:hAnsi="Times New Roman" w:eastAsia="Times New Roman"/>
        </w:rPr>
      </w:pPr>
      <w:r>
        <w:rPr>
          <w:rFonts w:eastAsia="Times New Roman" w:ascii="Times New Roman" w:hAnsi="Times New Roman"/>
        </w:rPr>
      </w:r>
    </w:p>
    <w:p>
      <w:pPr>
        <w:pStyle w:val="Normal"/>
        <w:spacing w:lineRule="auto" w:line="254"/>
        <w:ind w:left="8" w:right="540"/>
        <w:jc w:val="both"/>
        <w:rPr>
          <w:rFonts w:ascii="Arial" w:hAnsi="Arial" w:eastAsia="Arial"/>
          <w:ins w:id="267" w:author="Onbekende auteur" w:date="2026-01-04T14:58:43Z"/>
        </w:rPr>
      </w:pPr>
      <w:del w:id="265" w:author="Onbekende auteur" w:date="2026-01-08T03:51:15Z">
        <w:r>
          <w:rPr>
            <w:rFonts w:eastAsia="Arial" w:ascii="Arial" w:hAnsi="Arial"/>
            <w:b/>
          </w:rPr>
          <w:delText>Hoofdv</w:delText>
        </w:r>
      </w:del>
      <w:ins w:id="266" w:author="Onbekende auteur" w:date="2026-01-08T03:51:15Z">
        <w:r>
          <w:rPr>
            <w:rFonts w:eastAsia="Arial" w:ascii="Arial" w:hAnsi="Arial"/>
            <w:b/>
          </w:rPr>
          <w:t>OV</w:t>
        </w:r>
      </w:ins>
      <w:r>
        <w:rPr>
          <w:rFonts w:eastAsia="Arial" w:ascii="Arial" w:hAnsi="Arial"/>
          <w:b/>
        </w:rPr>
        <w:t>raag</w:t>
      </w:r>
      <w:r>
        <w:rPr>
          <w:rFonts w:eastAsia="Arial" w:ascii="Arial" w:hAnsi="Arial"/>
        </w:rPr>
        <w:t xml:space="preserve"> Hoe kan een geautomatiseerd se-curity assessment framework ontworpen en ge-ïmplementeerd worden om MCP-server imple-mentaties in bedrijfsomgevingen systematischer en efficiënter te screenen op kritieke kwetsbaar-heden dan de huidige handmatige processen?</w:t>
      </w:r>
    </w:p>
    <w:p>
      <w:pPr>
        <w:pStyle w:val="Normal"/>
        <w:spacing w:lineRule="auto" w:line="254"/>
        <w:ind w:left="8" w:right="540"/>
        <w:jc w:val="both"/>
        <w:rPr>
          <w:rFonts w:ascii="Arial" w:hAnsi="Arial" w:eastAsia="Arial"/>
          <w:ins w:id="269" w:author="Onbekende auteur" w:date="2026-01-04T14:58:43Z"/>
        </w:rPr>
      </w:pPr>
      <w:ins w:id="268" w:author="Onbekende auteur" w:date="2026-01-04T14:58:43Z">
        <w:r>
          <w:rPr>
            <w:rFonts w:eastAsia="Arial" w:ascii="Arial" w:hAnsi="Arial"/>
          </w:rPr>
        </w:r>
      </w:ins>
    </w:p>
    <w:p>
      <w:pPr>
        <w:pStyle w:val="Normal"/>
        <w:spacing w:lineRule="auto" w:line="254"/>
        <w:ind w:left="8" w:right="540"/>
        <w:jc w:val="both"/>
        <w:rPr>
          <w:rFonts w:ascii="Arial" w:hAnsi="Arial" w:eastAsia="Arial"/>
          <w:ins w:id="271" w:author="Onbekende auteur" w:date="2026-01-04T14:58:43Z"/>
        </w:rPr>
      </w:pPr>
      <w:ins w:id="270" w:author="Onbekende auteur" w:date="2026-01-04T14:58:43Z">
        <w:r>
          <w:rPr>
            <w:rFonts w:eastAsia="Arial" w:ascii="Arial" w:hAnsi="Arial"/>
          </w:rPr>
          <w:t>[</w:t>
        </w:r>
      </w:ins>
    </w:p>
    <w:p>
      <w:pPr>
        <w:pStyle w:val="Normal"/>
        <w:spacing w:lineRule="auto" w:line="254"/>
        <w:ind w:left="8" w:right="540"/>
        <w:jc w:val="both"/>
        <w:rPr>
          <w:rFonts w:ascii="Arial" w:hAnsi="Arial" w:eastAsia="Arial"/>
          <w:ins w:id="273" w:author="Onbekende auteur" w:date="2026-01-04T14:58:43Z"/>
        </w:rPr>
      </w:pPr>
      <w:ins w:id="272" w:author="Onbekende auteur" w:date="2026-01-04T14:58:43Z">
        <w:r>
          <w:rPr>
            <w:rFonts w:eastAsia="Arial" w:ascii="Arial" w:hAnsi="Arial"/>
          </w:rPr>
        </w:r>
      </w:ins>
    </w:p>
    <w:p>
      <w:pPr>
        <w:pStyle w:val="Normal"/>
        <w:spacing w:lineRule="auto" w:line="254"/>
        <w:ind w:left="8" w:right="540"/>
        <w:jc w:val="left"/>
        <w:rPr>
          <w:rFonts w:ascii="Arial" w:hAnsi="Arial" w:eastAsia="Arial"/>
          <w:ins w:id="275" w:author="Onbekende auteur" w:date="2026-01-04T14:58:43Z"/>
        </w:rPr>
      </w:pPr>
      <w:ins w:id="274" w:author="Onbekende auteur" w:date="2026-01-04T14:58:43Z">
        <w:r>
          <w:rPr>
            <w:rFonts w:eastAsia="Arial" w:ascii="Arial" w:hAnsi="Arial"/>
          </w:rPr>
          <w:t>OV: Hoe kan een framework worden opgebouwd dat MCP</w:t>
          <w:noBreakHyphen/>
          <w:t>serverimplementaties automatisch test op een vooraf gedefinieerde set kritieke kwetsbaarheden, en hoe verhoudt de dekkingsgraad en benodigde tijd per assessment zich tot de huidige handmatige procedure?</w:t>
        </w:r>
      </w:ins>
    </w:p>
    <w:p>
      <w:pPr>
        <w:pStyle w:val="Normal"/>
        <w:spacing w:lineRule="auto" w:line="254"/>
        <w:ind w:left="8" w:right="540"/>
        <w:jc w:val="both"/>
        <w:rPr>
          <w:rFonts w:ascii="Arial" w:hAnsi="Arial" w:eastAsia="Arial"/>
          <w:ins w:id="277" w:author="Onbekende auteur" w:date="2026-01-04T14:58:43Z"/>
        </w:rPr>
      </w:pPr>
      <w:ins w:id="276" w:author="Onbekende auteur" w:date="2026-01-04T14:58:43Z">
        <w:r>
          <w:rPr>
            <w:rFonts w:eastAsia="Arial" w:ascii="Arial" w:hAnsi="Arial"/>
          </w:rPr>
        </w:r>
      </w:ins>
    </w:p>
    <w:p>
      <w:pPr>
        <w:pStyle w:val="Normal"/>
        <w:spacing w:lineRule="auto" w:line="254"/>
        <w:ind w:left="8" w:right="540"/>
        <w:jc w:val="left"/>
        <w:rPr>
          <w:rFonts w:ascii="Arial" w:hAnsi="Arial" w:eastAsia="Arial"/>
          <w:ins w:id="279" w:author="Onbekende auteur" w:date="2026-01-04T14:58:43Z"/>
        </w:rPr>
      </w:pPr>
      <w:ins w:id="278" w:author="Onbekende auteur" w:date="2026-01-04T14:58:43Z">
        <w:r>
          <w:rPr>
            <w:rFonts w:eastAsia="Arial" w:ascii="Arial" w:hAnsi="Arial"/>
          </w:rPr>
          <w:t>1. Van losse bronnen naar één bruikbaar geheel: MCP</w:t>
          <w:noBreakHyphen/>
          <w:t>security informatie ligt vnl. verspreid over blogposts, specs, whitepapers en POC</w:t>
          <w:noBreakHyphen/>
          <w:t>repo’s elk met hun eigen accenten en aannames. Een bacPr0 kan meerwaarde hebben door:</w:t>
        </w:r>
      </w:ins>
    </w:p>
    <w:p>
      <w:pPr>
        <w:pStyle w:val="Normal"/>
        <w:spacing w:lineRule="auto" w:line="254"/>
        <w:ind w:left="8" w:right="540"/>
        <w:jc w:val="left"/>
        <w:rPr>
          <w:ins w:id="281" w:author="Onbekende auteur" w:date="2026-01-04T14:58:43Z"/>
        </w:rPr>
      </w:pPr>
      <w:ins w:id="280" w:author="Onbekende auteur" w:date="2026-01-04T14:58:43Z">
        <w:r>
          <w:rPr/>
        </w:r>
      </w:ins>
    </w:p>
    <w:p>
      <w:pPr>
        <w:pStyle w:val="Normal"/>
        <w:numPr>
          <w:ilvl w:val="0"/>
          <w:numId w:val="26"/>
        </w:numPr>
        <w:spacing w:lineRule="auto" w:line="254"/>
        <w:jc w:val="left"/>
        <w:rPr>
          <w:ins w:id="283" w:author="Onbekende auteur" w:date="2026-01-04T14:58:43Z"/>
        </w:rPr>
      </w:pPr>
      <w:ins w:id="282" w:author="Onbekende auteur" w:date="2026-01-04T14:58:43Z">
        <w:r>
          <w:rPr>
            <w:rFonts w:eastAsia="Arial" w:ascii="Arial" w:hAnsi="Arial"/>
          </w:rPr>
          <w:t>systematisch te inventariseren: welke kwetsbaarheden komen telkens terug, welke testtechnieken, welke risicobeperking</w:t>
        </w:r>
      </w:ins>
    </w:p>
    <w:p>
      <w:pPr>
        <w:pStyle w:val="Normal"/>
        <w:numPr>
          <w:ilvl w:val="0"/>
          <w:numId w:val="26"/>
        </w:numPr>
        <w:spacing w:lineRule="auto" w:line="254"/>
        <w:jc w:val="left"/>
        <w:rPr>
          <w:ins w:id="285" w:author="Onbekende auteur" w:date="2026-01-04T14:58:43Z"/>
        </w:rPr>
      </w:pPr>
      <w:ins w:id="284" w:author="Onbekende auteur" w:date="2026-01-04T14:58:43Z">
        <w:r>
          <w:rPr>
            <w:rFonts w:eastAsia="Arial" w:ascii="Arial" w:hAnsi="Arial"/>
          </w:rPr>
          <w:t xml:space="preserve">consistente, praktische verzameling “kritieke kwetsbaarheden + bijhorende tests” te destilleren, afgestemd op een bepaald type organisatie  </w:t>
        </w:r>
      </w:ins>
    </w:p>
    <w:p>
      <w:pPr>
        <w:pStyle w:val="Normal"/>
        <w:spacing w:lineRule="auto" w:line="254"/>
        <w:ind w:left="8" w:right="540"/>
        <w:jc w:val="left"/>
        <w:rPr>
          <w:ins w:id="287" w:author="Onbekende auteur" w:date="2026-01-04T14:58:43Z"/>
        </w:rPr>
      </w:pPr>
      <w:ins w:id="286" w:author="Onbekende auteur" w:date="2026-01-04T14:58:43Z">
        <w:r>
          <w:rPr/>
        </w:r>
      </w:ins>
    </w:p>
    <w:p>
      <w:pPr>
        <w:pStyle w:val="Normal"/>
        <w:spacing w:lineRule="auto" w:line="254"/>
        <w:ind w:left="8" w:right="540"/>
        <w:jc w:val="left"/>
        <w:rPr>
          <w:ins w:id="289" w:author="Onbekende auteur" w:date="2026-01-04T14:58:43Z"/>
        </w:rPr>
      </w:pPr>
      <w:ins w:id="288" w:author="Onbekende auteur" w:date="2026-01-04T14:58:43Z">
        <w:r>
          <w:rPr>
            <w:rFonts w:eastAsia="Arial" w:ascii="Arial" w:hAnsi="Arial"/>
          </w:rPr>
          <w:t>Hierop kan men voortbouwen.</w:t>
        </w:r>
      </w:ins>
    </w:p>
    <w:p>
      <w:pPr>
        <w:pStyle w:val="Normal"/>
        <w:spacing w:lineRule="auto" w:line="254"/>
        <w:ind w:left="8" w:right="540"/>
        <w:jc w:val="left"/>
        <w:rPr>
          <w:ins w:id="291" w:author="Onbekende auteur" w:date="2026-01-04T14:58:43Z"/>
        </w:rPr>
      </w:pPr>
      <w:ins w:id="290" w:author="Onbekende auteur" w:date="2026-01-04T14:58:43Z">
        <w:r>
          <w:rPr/>
        </w:r>
      </w:ins>
    </w:p>
    <w:p>
      <w:pPr>
        <w:pStyle w:val="Normal"/>
        <w:spacing w:lineRule="auto" w:line="254"/>
        <w:ind w:left="8" w:right="540"/>
        <w:jc w:val="left"/>
        <w:rPr>
          <w:ins w:id="293" w:author="Onbekende auteur" w:date="2026-01-04T14:58:43Z"/>
        </w:rPr>
      </w:pPr>
      <w:ins w:id="292" w:author="Onbekende auteur" w:date="2026-01-04T14:58:43Z">
        <w:r>
          <w:rPr>
            <w:rFonts w:eastAsia="Arial" w:ascii="Arial" w:hAnsi="Arial"/>
          </w:rPr>
          <w:t>2. Een concreet, werkbaar prototype uitwerken: 'veel' is óf heel theoretisch (papers, guidelines) óf heel ad</w:t>
          <w:noBreakHyphen/>
          <w:t>hoc (scripts in een repo) en meerwaarde zou kunnen zijn:</w:t>
        </w:r>
      </w:ins>
    </w:p>
    <w:p>
      <w:pPr>
        <w:pStyle w:val="Normal"/>
        <w:numPr>
          <w:ilvl w:val="0"/>
          <w:numId w:val="27"/>
        </w:numPr>
        <w:spacing w:lineRule="auto" w:line="254"/>
        <w:jc w:val="left"/>
        <w:rPr>
          <w:ins w:id="295" w:author="Onbekende auteur" w:date="2026-01-04T14:58:43Z"/>
        </w:rPr>
      </w:pPr>
      <w:ins w:id="294" w:author="Onbekende auteur" w:date="2026-01-04T14:58:43Z">
        <w:r>
          <w:rPr>
            <w:rFonts w:eastAsia="Arial" w:ascii="Arial" w:hAnsi="Arial"/>
          </w:rPr>
          <w:t>een 'klein' maar doordacht framework (of tool) opstellen dat</w:t>
        </w:r>
      </w:ins>
    </w:p>
    <w:p>
      <w:pPr>
        <w:pStyle w:val="Normal"/>
        <w:numPr>
          <w:ilvl w:val="0"/>
          <w:numId w:val="27"/>
        </w:numPr>
        <w:spacing w:lineRule="auto" w:line="254"/>
        <w:jc w:val="left"/>
        <w:rPr>
          <w:ins w:id="297" w:author="Onbekende auteur" w:date="2026-01-04T14:58:43Z"/>
        </w:rPr>
      </w:pPr>
      <w:ins w:id="296" w:author="Onbekende auteur" w:date="2026-01-04T14:58:43Z">
        <w:r>
          <w:rPr>
            <w:rFonts w:eastAsia="Arial" w:ascii="Arial" w:hAnsi="Arial"/>
          </w:rPr>
          <w:t>'eenvoudig' te configureren is voor verschillende MCP</w:t>
          <w:noBreakHyphen/>
          <w:t xml:space="preserve">servers met </w:t>
        </w:r>
      </w:ins>
    </w:p>
    <w:p>
      <w:pPr>
        <w:pStyle w:val="Normal"/>
        <w:numPr>
          <w:ilvl w:val="0"/>
          <w:numId w:val="27"/>
        </w:numPr>
        <w:spacing w:lineRule="auto" w:line="254"/>
        <w:jc w:val="left"/>
        <w:rPr>
          <w:ins w:id="299" w:author="Onbekende auteur" w:date="2026-01-04T14:58:43Z"/>
        </w:rPr>
      </w:pPr>
      <w:ins w:id="298" w:author="Onbekende auteur" w:date="2026-01-04T14:58:43Z">
        <w:r>
          <w:rPr>
            <w:rFonts w:eastAsia="Arial" w:ascii="Arial" w:hAnsi="Arial"/>
          </w:rPr>
          <w:t xml:space="preserve">een duidelijk (!) en omstandig (!) en toegangkelijk (!) rapport (bijvoorbeeld als (uitgebreide) bijlage aan je bacPr0) (desgevallend bruikbaar voor security teams) en </w:t>
        </w:r>
      </w:ins>
    </w:p>
    <w:p>
      <w:pPr>
        <w:pStyle w:val="Normal"/>
        <w:numPr>
          <w:ilvl w:val="0"/>
          <w:numId w:val="27"/>
        </w:numPr>
        <w:spacing w:lineRule="auto" w:line="254"/>
        <w:jc w:val="left"/>
        <w:rPr>
          <w:ins w:id="301" w:author="Onbekende auteur" w:date="2026-01-04T14:58:43Z"/>
        </w:rPr>
      </w:pPr>
      <w:ins w:id="300" w:author="Onbekende auteur" w:date="2026-01-04T14:58:43Z">
        <w:r>
          <w:rPr>
            <w:rFonts w:eastAsia="Arial" w:ascii="Arial" w:hAnsi="Arial"/>
          </w:rPr>
          <w:t xml:space="preserve">met een duidelijke beschrijving hoe je van “installeren” tot “eerste assessmentrapport” kan gaan.  </w:t>
        </w:r>
      </w:ins>
    </w:p>
    <w:p>
      <w:pPr>
        <w:pStyle w:val="Normal"/>
        <w:spacing w:lineRule="auto" w:line="254"/>
        <w:ind w:left="8" w:right="540"/>
        <w:jc w:val="left"/>
        <w:rPr>
          <w:ins w:id="303" w:author="Onbekende auteur" w:date="2026-01-04T14:58:43Z"/>
        </w:rPr>
      </w:pPr>
      <w:ins w:id="302" w:author="Onbekende auteur" w:date="2026-01-04T14:58:43Z">
        <w:r>
          <w:rPr>
            <w:rFonts w:eastAsia="Arial" w:ascii="Arial" w:hAnsi="Arial"/>
          </w:rPr>
          <w:t>Een 'goed' gedocumenteerde, bruikbare tool zou waardevoller kunnen zijn dan 'losse demo</w:t>
          <w:noBreakHyphen/>
          <w:t>scripts'.</w:t>
        </w:r>
      </w:ins>
    </w:p>
    <w:p>
      <w:pPr>
        <w:pStyle w:val="Normal"/>
        <w:spacing w:lineRule="auto" w:line="254"/>
        <w:ind w:left="8" w:right="540"/>
        <w:jc w:val="left"/>
        <w:rPr>
          <w:ins w:id="305" w:author="Onbekende auteur" w:date="2026-01-04T14:58:43Z"/>
        </w:rPr>
      </w:pPr>
      <w:ins w:id="304" w:author="Onbekende auteur" w:date="2026-01-04T14:58:43Z">
        <w:r>
          <w:rPr/>
        </w:r>
      </w:ins>
    </w:p>
    <w:p>
      <w:pPr>
        <w:pStyle w:val="Normal"/>
        <w:spacing w:lineRule="auto" w:line="254"/>
        <w:ind w:left="8" w:right="540"/>
        <w:jc w:val="left"/>
        <w:rPr>
          <w:ins w:id="307" w:author="Onbekende auteur" w:date="2026-01-04T14:58:43Z"/>
        </w:rPr>
      </w:pPr>
      <w:ins w:id="306" w:author="Onbekende auteur" w:date="2026-01-04T14:58:43Z">
        <w:r>
          <w:rPr>
            <w:rFonts w:eastAsia="Arial" w:ascii="Arial" w:hAnsi="Arial"/>
          </w:rPr>
          <w:t>3. Een eerlijke (unbiased) expliciete vergelijking met handmatig werk want de vergelijking “automatisch versus handmatig” is (op www) eerder 'verborgen aanwezig' of anekdotisch (“dit zou sneller moeten zijn”). Een bacheloronderzoek kan hier iets aan toevoegen door:</w:t>
        </w:r>
      </w:ins>
    </w:p>
    <w:p>
      <w:pPr>
        <w:pStyle w:val="Normal"/>
        <w:spacing w:lineRule="auto" w:line="254"/>
        <w:ind w:left="8" w:right="540"/>
        <w:jc w:val="left"/>
        <w:rPr>
          <w:ins w:id="309" w:author="Onbekende auteur" w:date="2026-01-04T14:58:43Z"/>
        </w:rPr>
      </w:pPr>
      <w:ins w:id="308" w:author="Onbekende auteur" w:date="2026-01-04T14:58:43Z">
        <w:r>
          <w:rPr/>
        </w:r>
      </w:ins>
    </w:p>
    <w:p>
      <w:pPr>
        <w:pStyle w:val="Normal"/>
        <w:numPr>
          <w:ilvl w:val="0"/>
          <w:numId w:val="28"/>
        </w:numPr>
        <w:spacing w:lineRule="auto" w:line="254"/>
        <w:jc w:val="left"/>
        <w:rPr>
          <w:ins w:id="311" w:author="Onbekende auteur" w:date="2026-01-04T14:58:43Z"/>
        </w:rPr>
      </w:pPr>
      <w:ins w:id="310" w:author="Onbekende auteur" w:date="2026-01-04T14:58:43Z">
        <w:r>
          <w:rPr>
            <w:rFonts w:eastAsia="Arial" w:ascii="Arial" w:hAnsi="Arial"/>
          </w:rPr>
          <w:t xml:space="preserve">een concrete handmatige procedure vast te leggen (checklist + stappenplan)  </w:t>
        </w:r>
      </w:ins>
    </w:p>
    <w:p>
      <w:pPr>
        <w:pStyle w:val="Normal"/>
        <w:numPr>
          <w:ilvl w:val="0"/>
          <w:numId w:val="28"/>
        </w:numPr>
        <w:spacing w:lineRule="auto" w:line="254"/>
        <w:jc w:val="left"/>
        <w:rPr>
          <w:ins w:id="313" w:author="Onbekende auteur" w:date="2026-01-04T14:58:43Z"/>
        </w:rPr>
      </w:pPr>
      <w:ins w:id="312" w:author="Onbekende auteur" w:date="2026-01-04T14:58:43Z">
        <w:r>
          <w:rPr>
            <w:rFonts w:eastAsia="Arial" w:ascii="Arial" w:hAnsi="Arial"/>
          </w:rPr>
          <w:t xml:space="preserve">een paar scenario’s op te zetten met ingebouwde kwetsbaarheden  </w:t>
        </w:r>
      </w:ins>
    </w:p>
    <w:p>
      <w:pPr>
        <w:pStyle w:val="Normal"/>
        <w:numPr>
          <w:ilvl w:val="0"/>
          <w:numId w:val="28"/>
        </w:numPr>
        <w:spacing w:lineRule="auto" w:line="254"/>
        <w:jc w:val="left"/>
        <w:rPr>
          <w:ins w:id="315" w:author="Onbekende auteur" w:date="2026-01-04T14:58:43Z"/>
        </w:rPr>
      </w:pPr>
      <w:ins w:id="314" w:author="Onbekende auteur" w:date="2026-01-04T14:58:43Z">
        <w:r>
          <w:rPr>
            <w:rFonts w:eastAsia="Arial" w:ascii="Arial" w:hAnsi="Arial"/>
          </w:rPr>
          <w:t>per scenario systematisch te meten:</w:t>
        </w:r>
      </w:ins>
    </w:p>
    <w:p>
      <w:pPr>
        <w:pStyle w:val="Normal"/>
        <w:numPr>
          <w:ilvl w:val="0"/>
          <w:numId w:val="28"/>
        </w:numPr>
        <w:spacing w:lineRule="auto" w:line="254"/>
        <w:jc w:val="left"/>
        <w:rPr>
          <w:ins w:id="317" w:author="Onbekende auteur" w:date="2026-01-04T14:58:43Z"/>
        </w:rPr>
      </w:pPr>
      <w:ins w:id="316" w:author="Onbekende auteur" w:date="2026-01-04T14:58:43Z">
        <w:r>
          <w:rPr>
            <w:rFonts w:eastAsia="Arial" w:ascii="Arial" w:hAnsi="Arial"/>
          </w:rPr>
          <w:t xml:space="preserve">hoeveel issues de mens vindt versus het framework  </w:t>
        </w:r>
      </w:ins>
    </w:p>
    <w:p>
      <w:pPr>
        <w:pStyle w:val="Normal"/>
        <w:numPr>
          <w:ilvl w:val="0"/>
          <w:numId w:val="28"/>
        </w:numPr>
        <w:spacing w:lineRule="auto" w:line="254"/>
        <w:jc w:val="left"/>
        <w:rPr>
          <w:ins w:id="319" w:author="Onbekende auteur" w:date="2026-01-04T14:58:43Z"/>
        </w:rPr>
      </w:pPr>
      <w:ins w:id="318" w:author="Onbekende auteur" w:date="2026-01-04T14:58:43Z">
        <w:r>
          <w:rPr>
            <w:rFonts w:eastAsia="Arial" w:ascii="Arial" w:hAnsi="Arial"/>
          </w:rPr>
          <w:t xml:space="preserve">hoeveel tijd elk nodig heeft  </w:t>
        </w:r>
      </w:ins>
    </w:p>
    <w:p>
      <w:pPr>
        <w:pStyle w:val="Normal"/>
        <w:numPr>
          <w:ilvl w:val="0"/>
          <w:numId w:val="28"/>
        </w:numPr>
        <w:spacing w:lineRule="auto" w:line="254"/>
        <w:jc w:val="left"/>
        <w:rPr>
          <w:ins w:id="321" w:author="Onbekende auteur" w:date="2026-01-04T14:58:43Z"/>
        </w:rPr>
      </w:pPr>
      <w:ins w:id="320" w:author="Onbekende auteur" w:date="2026-01-04T14:58:43Z">
        <w:r>
          <w:rPr>
            <w:rFonts w:eastAsia="Arial" w:ascii="Arial" w:hAnsi="Arial"/>
          </w:rPr>
          <w:t xml:space="preserve">waar de mens beter is (context, interpretatie) en waar de tool beter is (herhaalbaarheid, detail)  </w:t>
        </w:r>
      </w:ins>
    </w:p>
    <w:p>
      <w:pPr>
        <w:pStyle w:val="Normal"/>
        <w:spacing w:lineRule="auto" w:line="254"/>
        <w:ind w:left="8" w:right="540"/>
        <w:jc w:val="left"/>
        <w:rPr>
          <w:ins w:id="323" w:author="Onbekende auteur" w:date="2026-01-04T14:58:43Z"/>
        </w:rPr>
      </w:pPr>
      <w:ins w:id="322" w:author="Onbekende auteur" w:date="2026-01-04T14:58:43Z">
        <w:r>
          <w:rPr/>
        </w:r>
      </w:ins>
    </w:p>
    <w:p>
      <w:pPr>
        <w:pStyle w:val="Normal"/>
        <w:spacing w:lineRule="auto" w:line="254"/>
        <w:ind w:left="8" w:right="540"/>
        <w:jc w:val="left"/>
        <w:rPr>
          <w:ins w:id="325" w:author="Onbekende auteur" w:date="2026-01-04T14:58:43Z"/>
        </w:rPr>
      </w:pPr>
      <w:ins w:id="324" w:author="Onbekende auteur" w:date="2026-01-04T14:58:43Z">
        <w:r>
          <w:rPr>
            <w:rFonts w:eastAsia="Arial" w:ascii="Arial" w:hAnsi="Arial"/>
          </w:rPr>
          <w:t>Dit noopt zich om harde cijfers op te leveren en om een genuanceerd beeld te vormen waar men iets aan kan hebben.</w:t>
        </w:r>
      </w:ins>
    </w:p>
    <w:p>
      <w:pPr>
        <w:pStyle w:val="Normal"/>
        <w:spacing w:lineRule="auto" w:line="254"/>
        <w:ind w:left="8" w:right="540"/>
        <w:jc w:val="left"/>
        <w:rPr>
          <w:ins w:id="327" w:author="Onbekende auteur" w:date="2026-01-04T14:58:43Z"/>
        </w:rPr>
      </w:pPr>
      <w:ins w:id="326" w:author="Onbekende auteur" w:date="2026-01-04T14:58:43Z">
        <w:r>
          <w:rPr/>
        </w:r>
      </w:ins>
    </w:p>
    <w:p>
      <w:pPr>
        <w:pStyle w:val="Normal"/>
        <w:spacing w:lineRule="auto" w:line="254"/>
        <w:ind w:left="8" w:right="540"/>
        <w:jc w:val="left"/>
        <w:rPr>
          <w:ins w:id="329" w:author="Onbekende auteur" w:date="2026-01-04T14:58:43Z"/>
        </w:rPr>
      </w:pPr>
      <w:ins w:id="328" w:author="Onbekende auteur" w:date="2026-01-04T14:58:43Z">
        <w:r>
          <w:rPr>
            <w:rFonts w:eastAsia="Arial" w:ascii="Arial" w:hAnsi="Arial"/>
          </w:rPr>
          <w:t>Toespitsen op een realistische context met meerwaarde door je framework te richten op een concreet domein zoals: Fintech</w:t>
          <w:noBreakHyphen/>
          <w:t>scenario met een AI</w:t>
          <w:noBreakHyphen/>
          <w:t xml:space="preserve">agent die betaalinitiatie doet. Motiveer je keuzes (welke kwetsbaarheden zijn écht kritisch in die context?) en verwerk omstandig scenario’s en testcases die lijken op wat men in het werkveld echt ziet / zou kunnen zien. Demonstreer dat je kunt omgaan met bestaande kennis en daar iets werkbaars van kan maken voor een concrete vraag.  </w:t>
        </w:r>
      </w:ins>
    </w:p>
    <w:p>
      <w:pPr>
        <w:pStyle w:val="Normal"/>
        <w:spacing w:lineRule="auto" w:line="254"/>
        <w:ind w:left="8" w:right="540"/>
        <w:jc w:val="left"/>
        <w:rPr>
          <w:ins w:id="331" w:author="Onbekende auteur" w:date="2026-01-04T14:58:43Z"/>
        </w:rPr>
      </w:pPr>
      <w:ins w:id="330" w:author="Onbekende auteur" w:date="2026-01-04T14:58:43Z">
        <w:r>
          <w:rPr/>
        </w:r>
      </w:ins>
    </w:p>
    <w:p>
      <w:pPr>
        <w:pStyle w:val="Normal"/>
        <w:spacing w:lineRule="auto" w:line="254"/>
        <w:ind w:left="8" w:right="540"/>
        <w:jc w:val="left"/>
        <w:rPr>
          <w:ins w:id="333" w:author="Onbekende auteur" w:date="2026-01-04T14:58:43Z"/>
        </w:rPr>
      </w:pPr>
      <w:ins w:id="332" w:author="Onbekende auteur" w:date="2026-01-04T14:58:43Z">
        <w:r>
          <w:rPr>
            <w:rFonts w:eastAsia="Arial" w:ascii="Arial" w:hAnsi="Arial"/>
          </w:rPr>
          <w:t>Meerwaarde zal kunnen zitten in de combinatie van synthese, concretisering, implementatie en objectieve vergelijking in een realistische context.</w:t>
        </w:r>
      </w:ins>
    </w:p>
    <w:p>
      <w:pPr>
        <w:pStyle w:val="Normal"/>
        <w:spacing w:lineRule="auto" w:line="254"/>
        <w:ind w:left="8" w:right="540"/>
        <w:jc w:val="left"/>
        <w:rPr>
          <w:rFonts w:ascii="Arial" w:hAnsi="Arial" w:eastAsia="Arial"/>
          <w:ins w:id="335" w:author="Onbekende auteur" w:date="2026-01-04T14:58:43Z"/>
        </w:rPr>
      </w:pPr>
      <w:ins w:id="334" w:author="Onbekende auteur" w:date="2026-01-04T14:58:43Z">
        <w:r>
          <w:rPr>
            <w:rFonts w:eastAsia="Arial" w:ascii="Arial" w:hAnsi="Arial"/>
          </w:rPr>
        </w:r>
      </w:ins>
    </w:p>
    <w:p>
      <w:pPr>
        <w:pStyle w:val="Normal"/>
        <w:spacing w:lineRule="auto" w:line="254"/>
        <w:ind w:left="8" w:right="540"/>
        <w:jc w:val="left"/>
        <w:rPr>
          <w:ins w:id="337" w:author="Onbekende auteur" w:date="2026-01-04T14:58:43Z"/>
        </w:rPr>
      </w:pPr>
      <w:ins w:id="336" w:author="Onbekende auteur" w:date="2026-01-04T14:58:43Z">
        <w:r>
          <w:rPr>
            <w:rFonts w:eastAsia="Arial" w:ascii="Arial" w:hAnsi="Arial"/>
          </w:rPr>
          <w:t>Bijkomend: let op je ‘scope’ en daarbij horende planning.</w:t>
        </w:r>
      </w:ins>
    </w:p>
    <w:p>
      <w:pPr>
        <w:pStyle w:val="Normal"/>
        <w:spacing w:lineRule="auto" w:line="254"/>
        <w:ind w:left="8" w:right="540"/>
        <w:jc w:val="left"/>
        <w:rPr>
          <w:ins w:id="339" w:author="Onbekende auteur" w:date="2026-01-04T14:58:43Z"/>
        </w:rPr>
      </w:pPr>
      <w:ins w:id="338" w:author="Onbekende auteur" w:date="2026-01-04T14:58:43Z">
        <w:r>
          <w:rPr/>
        </w:r>
      </w:ins>
    </w:p>
    <w:p>
      <w:pPr>
        <w:pStyle w:val="Normal"/>
        <w:spacing w:lineRule="auto" w:line="254"/>
        <w:ind w:left="8" w:right="540"/>
        <w:jc w:val="both"/>
        <w:rPr>
          <w:rFonts w:ascii="Arial" w:hAnsi="Arial" w:eastAsia="Arial"/>
          <w:ins w:id="341" w:author="Onbekende auteur" w:date="2026-01-04T14:58:43Z"/>
        </w:rPr>
      </w:pPr>
      <w:ins w:id="340" w:author="Onbekende auteur" w:date="2026-01-04T14:58:43Z">
        <w:r>
          <w:rPr>
            <w:rFonts w:eastAsia="Arial" w:ascii="Arial" w:hAnsi="Arial"/>
          </w:rPr>
          <w:t>]</w:t>
        </w:r>
      </w:ins>
    </w:p>
    <w:p>
      <w:pPr>
        <w:pStyle w:val="Normal"/>
        <w:spacing w:lineRule="auto" w:line="254"/>
        <w:ind w:left="8" w:right="540"/>
        <w:jc w:val="both"/>
        <w:rPr>
          <w:rFonts w:ascii="Arial" w:hAnsi="Arial" w:eastAsia="Arial"/>
          <w:ins w:id="343" w:author="Onbekende auteur" w:date="2026-01-04T14:58:43Z"/>
        </w:rPr>
      </w:pPr>
      <w:ins w:id="342" w:author="Onbekende auteur" w:date="2026-01-04T14:58:43Z">
        <w:r>
          <w:rPr>
            <w:rFonts w:eastAsia="Arial" w:ascii="Arial" w:hAnsi="Arial"/>
          </w:rPr>
        </w:r>
      </w:ins>
    </w:p>
    <w:p>
      <w:pPr>
        <w:pStyle w:val="Normal"/>
        <w:spacing w:lineRule="auto" w:line="254"/>
        <w:ind w:left="8" w:right="540"/>
        <w:jc w:val="both"/>
        <w:rPr>
          <w:rFonts w:ascii="Arial" w:hAnsi="Arial" w:eastAsia="Arial"/>
          <w:ins w:id="345" w:author="Onbekende auteur" w:date="2026-01-04T14:58:43Z"/>
        </w:rPr>
      </w:pPr>
      <w:ins w:id="344" w:author="Onbekende auteur" w:date="2026-01-04T14:58:43Z">
        <w:r>
          <w:rPr>
            <w:rFonts w:eastAsia="Arial" w:ascii="Arial" w:hAnsi="Arial"/>
          </w:rPr>
        </w:r>
      </w:ins>
    </w:p>
    <w:p>
      <w:pPr>
        <w:pStyle w:val="Normal"/>
        <w:spacing w:lineRule="auto" w:line="254"/>
        <w:ind w:left="8" w:right="540"/>
        <w:jc w:val="both"/>
        <w:rPr>
          <w:rFonts w:ascii="Arial" w:hAnsi="Arial" w:eastAsia="Arial"/>
        </w:rPr>
      </w:pPr>
      <w:r>
        <w:rPr>
          <w:rFonts w:eastAsia="Arial" w:ascii="Arial" w:hAnsi="Arial"/>
        </w:rPr>
      </w:r>
    </w:p>
    <w:p>
      <w:pPr>
        <w:pStyle w:val="Normal"/>
        <w:spacing w:lineRule="exact" w:line="20"/>
        <w:rPr>
          <w:rFonts w:ascii="Times New Roman" w:hAnsi="Times New Roman" w:eastAsia="Times New Roman"/>
        </w:rPr>
      </w:pPr>
      <w:r>
        <w:rPr>
          <w:rFonts w:eastAsia="Times New Roman" w:ascii="Times New Roman" w:hAnsi="Times New Roman"/>
        </w:rPr>
        <mc:AlternateContent>
          <mc:Choice Requires="wps">
            <w:drawing>
              <wp:anchor behindDoc="1" distT="35560" distB="35560" distL="35560" distR="35560" simplePos="0" locked="0" layoutInCell="1" allowOverlap="1" relativeHeight="6">
                <wp:simplePos x="0" y="0"/>
                <wp:positionH relativeFrom="column">
                  <wp:posOffset>3215005</wp:posOffset>
                </wp:positionH>
                <wp:positionV relativeFrom="paragraph">
                  <wp:posOffset>-894715</wp:posOffset>
                </wp:positionV>
                <wp:extent cx="635" cy="876935"/>
                <wp:effectExtent l="35560" t="35560" r="35560" b="35560"/>
                <wp:wrapNone/>
                <wp:docPr id="4" name="Vorm3"/>
                <a:graphic xmlns:a="http://schemas.openxmlformats.org/drawingml/2006/main">
                  <a:graphicData uri="http://schemas.microsoft.com/office/word/2010/wordprocessingShape">
                    <wps:wsp>
                      <wps:cNvSpPr/>
                      <wps:spPr>
                        <a:xfrm>
                          <a:off x="0" y="0"/>
                          <a:ext cx="720" cy="876960"/>
                        </a:xfrm>
                        <a:prstGeom prst="line">
                          <a:avLst/>
                        </a:prstGeom>
                        <a:ln w="70560">
                          <a:solidFill>
                            <a:srgbClr val="f44336"/>
                          </a:solidFill>
                          <a:round/>
                        </a:ln>
                      </wps:spPr>
                      <wps:style>
                        <a:lnRef idx="0"/>
                        <a:fillRef idx="0"/>
                        <a:effectRef idx="0"/>
                        <a:fontRef idx="minor"/>
                      </wps:style>
                      <wps:bodyPr/>
                    </wps:wsp>
                  </a:graphicData>
                </a:graphic>
              </wp:anchor>
            </w:drawing>
          </mc:Choice>
          <mc:Fallback>
            <w:pict>
              <v:line id="shape_0" from="253.15pt,-70.45pt" to="253.15pt,-1.45pt" ID="Vorm3" stroked="t" o:allowincell="f" style="position:absolute">
                <v:stroke color="#f44336" weight="70560" joinstyle="round" endcap="flat"/>
                <v:fill o:detectmouseclick="t" on="false"/>
                <w10:wrap type="none"/>
              </v:line>
            </w:pict>
          </mc:Fallback>
        </mc:AlternateContent>
      </w:r>
    </w:p>
    <w:p>
      <w:pPr>
        <w:pStyle w:val="Normal"/>
        <w:spacing w:lineRule="exact" w:line="277"/>
        <w:rPr>
          <w:rFonts w:ascii="Times New Roman" w:hAnsi="Times New Roman" w:eastAsia="Times New Roman"/>
        </w:rPr>
      </w:pPr>
      <w:r>
        <w:rPr>
          <w:rFonts w:eastAsia="Times New Roman" w:ascii="Times New Roman" w:hAnsi="Times New Roman"/>
        </w:rPr>
      </w:r>
    </w:p>
    <w:p>
      <w:pPr>
        <w:pStyle w:val="Normal"/>
        <w:spacing w:lineRule="atLeast" w:line="0"/>
        <w:ind w:left="8"/>
        <w:rPr>
          <w:rFonts w:ascii="Arial" w:hAnsi="Arial" w:eastAsia="Arial"/>
          <w:b/>
        </w:rPr>
      </w:pPr>
      <w:r>
        <w:rPr>
          <w:rFonts w:eastAsia="Arial" w:ascii="Arial" w:hAnsi="Arial"/>
          <w:b/>
        </w:rPr>
        <w:t>Deelvragen Probleemdomein</w:t>
      </w:r>
    </w:p>
    <w:p>
      <w:pPr>
        <w:pStyle w:val="Normal"/>
        <w:spacing w:lineRule="exact" w:line="20"/>
        <w:rPr>
          <w:rFonts w:ascii="Times New Roman" w:hAnsi="Times New Roman" w:eastAsia="Times New Roman"/>
        </w:rPr>
      </w:pPr>
      <w:r>
        <w:rPr>
          <w:rFonts w:eastAsia="Times New Roman" w:ascii="Times New Roman" w:hAnsi="Times New Roman"/>
        </w:rPr>
        <w:drawing>
          <wp:anchor behindDoc="1" distT="0" distB="0" distL="0" distR="0" simplePos="0" locked="0" layoutInCell="1" allowOverlap="1" relativeHeight="10">
            <wp:simplePos x="0" y="0"/>
            <wp:positionH relativeFrom="column">
              <wp:posOffset>3507740</wp:posOffset>
            </wp:positionH>
            <wp:positionV relativeFrom="paragraph">
              <wp:posOffset>100330</wp:posOffset>
            </wp:positionV>
            <wp:extent cx="82550" cy="5933440"/>
            <wp:effectExtent l="0" t="0" r="0" b="0"/>
            <wp:wrapNone/>
            <wp:docPr id="5" name="Afbeelding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6" descr=""/>
                    <pic:cNvPicPr>
                      <a:picLocks noChangeAspect="1" noChangeArrowheads="1"/>
                    </pic:cNvPicPr>
                  </pic:nvPicPr>
                  <pic:blipFill>
                    <a:blip r:embed="rId5"/>
                    <a:stretch>
                      <a:fillRect/>
                    </a:stretch>
                  </pic:blipFill>
                  <pic:spPr bwMode="auto">
                    <a:xfrm>
                      <a:off x="0" y="0"/>
                      <a:ext cx="82550" cy="5933440"/>
                    </a:xfrm>
                    <a:prstGeom prst="rect">
                      <a:avLst/>
                    </a:prstGeom>
                  </pic:spPr>
                </pic:pic>
              </a:graphicData>
            </a:graphic>
          </wp:anchor>
        </w:drawing>
      </w:r>
    </w:p>
    <w:p>
      <w:pPr>
        <w:pStyle w:val="Normal"/>
        <w:spacing w:lineRule="exact" w:line="157"/>
        <w:rPr>
          <w:rFonts w:ascii="Times New Roman" w:hAnsi="Times New Roman" w:eastAsia="Times New Roman"/>
        </w:rPr>
      </w:pPr>
      <w:r>
        <w:rPr>
          <w:rFonts w:eastAsia="Times New Roman" w:ascii="Times New Roman" w:hAnsi="Times New Roman"/>
        </w:rPr>
      </w:r>
    </w:p>
    <w:p>
      <w:pPr>
        <w:pStyle w:val="Normal"/>
        <w:numPr>
          <w:ilvl w:val="0"/>
          <w:numId w:val="8"/>
        </w:numPr>
        <w:tabs>
          <w:tab w:val="clear" w:pos="720"/>
          <w:tab w:val="left" w:pos="508" w:leader="none"/>
        </w:tabs>
        <w:spacing w:lineRule="auto" w:line="264"/>
        <w:ind w:hanging="223" w:left="508"/>
        <w:rPr>
          <w:rFonts w:ascii="Arial" w:hAnsi="Arial" w:eastAsia="Arial"/>
        </w:rPr>
      </w:pPr>
      <w:r>
        <w:rPr>
          <w:rFonts w:eastAsia="Arial" w:ascii="Arial" w:hAnsi="Arial"/>
        </w:rPr>
        <w:t>Hoeveel van de top 10 MCP-kwetsbaarheden worden momenteel gedetecteerd door hand-matige security reviews binnen fintech-bedrijven?</w:t>
      </w:r>
    </w:p>
    <w:p>
      <w:pPr>
        <w:sectPr>
          <w:type w:val="nextPage"/>
          <w:pgSz w:w="11906" w:h="16838"/>
          <w:pgMar w:left="960" w:right="426" w:gutter="0" w:header="0" w:top="413" w:footer="0" w:bottom="0"/>
          <w:pgNumType w:fmt="decimal"/>
          <w:cols w:num="2" w:equalWidth="false" w:sep="false">
            <w:col w:w="4940" w:space="152"/>
            <w:col w:w="5427"/>
          </w:cols>
          <w:formProt w:val="false"/>
          <w:textDirection w:val="lrTb"/>
          <w:docGrid w:type="default" w:linePitch="360" w:charSpace="8192"/>
        </w:sectPr>
      </w:pPr>
    </w:p>
    <w:p>
      <w:pPr>
        <w:pStyle w:val="Normal"/>
        <w:spacing w:lineRule="exact" w:line="67"/>
        <w:rPr>
          <w:rFonts w:ascii="Times New Roman" w:hAnsi="Times New Roman" w:eastAsia="Times New Roman"/>
        </w:rPr>
      </w:pPr>
      <w:r>
        <w:rPr>
          <w:rFonts w:eastAsia="Times New Roman" w:ascii="Times New Roman" w:hAnsi="Times New Roman"/>
        </w:rPr>
      </w:r>
    </w:p>
    <w:tbl>
      <w:tblPr>
        <w:tblW w:w="9660" w:type="dxa"/>
        <w:jc w:val="left"/>
        <w:tblInd w:w="340" w:type="dxa"/>
        <w:tblLayout w:type="fixed"/>
        <w:tblCellMar>
          <w:top w:w="0" w:type="dxa"/>
          <w:left w:w="0" w:type="dxa"/>
          <w:bottom w:w="0" w:type="dxa"/>
          <w:right w:w="0" w:type="dxa"/>
        </w:tblCellMar>
        <w:tblLook w:val="0000"/>
      </w:tblPr>
      <w:tblGrid>
        <w:gridCol w:w="4858"/>
        <w:gridCol w:w="341"/>
        <w:gridCol w:w="4461"/>
      </w:tblGrid>
      <w:tr>
        <w:trPr>
          <w:trHeight w:val="303" w:hRule="atLeast"/>
        </w:trPr>
        <w:tc>
          <w:tcPr>
            <w:tcW w:w="4858" w:type="dxa"/>
            <w:tcBorders/>
            <w:shd w:color="auto" w:fill="auto" w:val="clear"/>
            <w:vAlign w:val="bottom"/>
          </w:tcPr>
          <w:p>
            <w:pPr>
              <w:pStyle w:val="Normal"/>
              <w:spacing w:lineRule="atLeast" w:line="0"/>
              <w:rPr>
                <w:rFonts w:ascii="Arial" w:hAnsi="Arial" w:eastAsia="Arial"/>
              </w:rPr>
            </w:pPr>
            <w:r>
              <w:rPr>
                <w:rFonts w:eastAsia="Arial" w:ascii="Arial" w:hAnsi="Arial"/>
              </w:rPr>
              <w:t xml:space="preserve">• </w:t>
            </w:r>
            <w:r>
              <w:rPr>
                <w:rFonts w:eastAsia="Arial" w:ascii="Arial" w:hAnsi="Arial"/>
                <w:b/>
              </w:rPr>
              <w:t>Huidige situatie (Status Quo):</w:t>
            </w:r>
            <w:r>
              <w:rPr>
                <w:rFonts w:eastAsia="Arial" w:ascii="Arial" w:hAnsi="Arial"/>
              </w:rPr>
              <w:t xml:space="preserve"> Security teams</w:t>
            </w:r>
          </w:p>
        </w:tc>
        <w:tc>
          <w:tcPr>
            <w:tcW w:w="341" w:type="dxa"/>
            <w:tcBorders/>
            <w:shd w:color="auto" w:fill="auto" w:val="clear"/>
            <w:vAlign w:val="bottom"/>
          </w:tcPr>
          <w:p>
            <w:pPr>
              <w:pStyle w:val="Normal"/>
              <w:spacing w:lineRule="atLeast" w:line="0"/>
              <w:jc w:val="right"/>
              <w:rPr>
                <w:rFonts w:ascii="Arial" w:hAnsi="Arial" w:eastAsia="Arial"/>
              </w:rPr>
            </w:pPr>
            <w:r>
              <w:rPr>
                <w:rFonts w:eastAsia="Arial" w:ascii="Arial" w:hAnsi="Arial"/>
              </w:rPr>
              <w:t>2.</w:t>
            </w:r>
          </w:p>
        </w:tc>
        <w:tc>
          <w:tcPr>
            <w:tcW w:w="4461" w:type="dxa"/>
            <w:tcBorders/>
            <w:shd w:color="auto" w:fill="auto" w:val="clear"/>
            <w:vAlign w:val="bottom"/>
          </w:tcPr>
          <w:p>
            <w:pPr>
              <w:pStyle w:val="Normal"/>
              <w:spacing w:lineRule="atLeast" w:line="0"/>
              <w:ind w:left="60"/>
              <w:rPr>
                <w:rFonts w:ascii="Arial" w:hAnsi="Arial" w:eastAsia="Arial"/>
              </w:rPr>
            </w:pPr>
            <w:r>
              <w:rPr>
                <w:rFonts w:eastAsia="Arial" w:ascii="Arial" w:hAnsi="Arial"/>
              </w:rPr>
              <w:t>Wat is het percentage MCP-implementaties</w:t>
            </w:r>
          </w:p>
        </w:tc>
      </w:tr>
      <w:tr>
        <w:trPr>
          <w:trHeight w:val="175" w:hRule="atLeast"/>
        </w:trPr>
        <w:tc>
          <w:tcPr>
            <w:tcW w:w="4858" w:type="dxa"/>
            <w:vMerge w:val="restart"/>
            <w:tcBorders/>
            <w:shd w:color="auto" w:fill="auto" w:val="clear"/>
            <w:vAlign w:val="bottom"/>
          </w:tcPr>
          <w:p>
            <w:pPr>
              <w:pStyle w:val="Normal"/>
              <w:spacing w:lineRule="atLeast" w:line="0"/>
              <w:ind w:left="160"/>
              <w:rPr>
                <w:rFonts w:ascii="Arial" w:hAnsi="Arial" w:eastAsia="Arial"/>
              </w:rPr>
            </w:pPr>
            <w:r>
              <w:rPr>
                <w:rFonts w:eastAsia="Arial" w:ascii="Arial" w:hAnsi="Arial"/>
              </w:rPr>
              <w:t>vertrouwen op handmatige code reviews, wat</w:t>
            </w:r>
          </w:p>
        </w:tc>
        <w:tc>
          <w:tcPr>
            <w:tcW w:w="341" w:type="dxa"/>
            <w:tcBorders/>
            <w:shd w:color="auto" w:fill="auto" w:val="clear"/>
            <w:vAlign w:val="bottom"/>
          </w:tcPr>
          <w:p>
            <w:pPr>
              <w:pStyle w:val="Normal"/>
              <w:spacing w:lineRule="atLeast" w:line="0"/>
              <w:rPr>
                <w:rFonts w:ascii="Times New Roman" w:hAnsi="Times New Roman" w:eastAsia="Times New Roman"/>
                <w:sz w:val="15"/>
              </w:rPr>
            </w:pPr>
            <w:r>
              <w:rPr>
                <w:rFonts w:eastAsia="Times New Roman" w:ascii="Times New Roman" w:hAnsi="Times New Roman"/>
                <w:sz w:val="15"/>
              </w:rPr>
            </w:r>
          </w:p>
        </w:tc>
        <w:tc>
          <w:tcPr>
            <w:tcW w:w="4461" w:type="dxa"/>
            <w:tcBorders/>
            <w:shd w:color="auto" w:fill="auto" w:val="clear"/>
            <w:vAlign w:val="bottom"/>
          </w:tcPr>
          <w:p>
            <w:pPr>
              <w:pStyle w:val="Normal"/>
              <w:spacing w:lineRule="exact" w:line="175"/>
              <w:ind w:left="60"/>
              <w:rPr>
                <w:rFonts w:ascii="Arial" w:hAnsi="Arial" w:eastAsia="Arial"/>
              </w:rPr>
            </w:pPr>
            <w:r>
              <w:rPr>
                <w:rFonts w:eastAsia="Arial" w:ascii="Arial" w:hAnsi="Arial"/>
              </w:rPr>
              <w:t>in enterprises die kwetsbaar zijn voor prompt</w:t>
            </w:r>
          </w:p>
        </w:tc>
      </w:tr>
      <w:tr>
        <w:trPr>
          <w:trHeight w:val="97" w:hRule="atLeast"/>
        </w:trPr>
        <w:tc>
          <w:tcPr>
            <w:tcW w:w="4858" w:type="dxa"/>
            <w:vMerge w:val="continue"/>
            <w:tcBorders/>
            <w:shd w:color="auto" w:fill="auto" w:val="clear"/>
            <w:vAlign w:val="bottom"/>
          </w:tcPr>
          <w:p>
            <w:pPr>
              <w:pStyle w:val="Normal"/>
              <w:spacing w:lineRule="atLeast" w:line="0"/>
              <w:rPr>
                <w:rFonts w:ascii="Times New Roman" w:hAnsi="Times New Roman" w:eastAsia="Times New Roman"/>
                <w:sz w:val="8"/>
              </w:rPr>
            </w:pPr>
            <w:r>
              <w:rPr>
                <w:rFonts w:eastAsia="Times New Roman" w:ascii="Times New Roman" w:hAnsi="Times New Roman"/>
                <w:sz w:val="8"/>
              </w:rPr>
            </w:r>
          </w:p>
        </w:tc>
        <w:tc>
          <w:tcPr>
            <w:tcW w:w="341" w:type="dxa"/>
            <w:tcBorders/>
            <w:shd w:color="auto" w:fill="auto" w:val="clear"/>
            <w:vAlign w:val="bottom"/>
          </w:tcPr>
          <w:p>
            <w:pPr>
              <w:pStyle w:val="Normal"/>
              <w:spacing w:lineRule="atLeast" w:line="0"/>
              <w:rPr>
                <w:rFonts w:ascii="Times New Roman" w:hAnsi="Times New Roman" w:eastAsia="Times New Roman"/>
                <w:sz w:val="8"/>
              </w:rPr>
            </w:pPr>
            <w:r>
              <w:rPr>
                <w:rFonts w:eastAsia="Times New Roman" w:ascii="Times New Roman" w:hAnsi="Times New Roman"/>
                <w:sz w:val="8"/>
              </w:rPr>
            </w:r>
          </w:p>
        </w:tc>
        <w:tc>
          <w:tcPr>
            <w:tcW w:w="4461" w:type="dxa"/>
            <w:vMerge w:val="restart"/>
            <w:tcBorders/>
            <w:shd w:color="auto" w:fill="auto" w:val="clear"/>
            <w:vAlign w:val="bottom"/>
          </w:tcPr>
          <w:p>
            <w:pPr>
              <w:pStyle w:val="Normal"/>
              <w:spacing w:lineRule="atLeast" w:line="0"/>
              <w:ind w:left="60"/>
              <w:rPr>
                <w:rFonts w:ascii="Arial" w:hAnsi="Arial" w:eastAsia="Arial"/>
              </w:rPr>
            </w:pPr>
            <w:r>
              <w:rPr>
                <w:rFonts w:eastAsia="Arial" w:ascii="Arial" w:hAnsi="Arial"/>
              </w:rPr>
              <w:t>injection attacks, zoals vastgesteld door re-</w:t>
            </w:r>
          </w:p>
        </w:tc>
      </w:tr>
      <w:tr>
        <w:trPr>
          <w:trHeight w:val="143" w:hRule="atLeast"/>
        </w:trPr>
        <w:tc>
          <w:tcPr>
            <w:tcW w:w="4858" w:type="dxa"/>
            <w:vMerge w:val="restart"/>
            <w:tcBorders/>
            <w:shd w:color="auto" w:fill="auto" w:val="clear"/>
            <w:vAlign w:val="bottom"/>
          </w:tcPr>
          <w:p>
            <w:pPr>
              <w:pStyle w:val="Normal"/>
              <w:spacing w:lineRule="atLeast" w:line="0"/>
              <w:ind w:left="160"/>
              <w:rPr>
                <w:rFonts w:ascii="Arial" w:hAnsi="Arial" w:eastAsia="Arial"/>
              </w:rPr>
            </w:pPr>
            <w:r>
              <w:rPr>
                <w:rFonts w:eastAsia="Arial" w:ascii="Arial" w:hAnsi="Arial"/>
              </w:rPr>
              <w:t>een bottleneck vormt en vaak onvolledig is.</w:t>
            </w:r>
          </w:p>
        </w:tc>
        <w:tc>
          <w:tcPr>
            <w:tcW w:w="341" w:type="dxa"/>
            <w:tcBorders/>
            <w:shd w:color="auto" w:fill="auto" w:val="clear"/>
            <w:vAlign w:val="bottom"/>
          </w:tcPr>
          <w:p>
            <w:pPr>
              <w:pStyle w:val="Normal"/>
              <w:spacing w:lineRule="atLeast" w:line="0"/>
              <w:rPr>
                <w:rFonts w:ascii="Times New Roman" w:hAnsi="Times New Roman" w:eastAsia="Times New Roman"/>
                <w:sz w:val="12"/>
              </w:rPr>
            </w:pPr>
            <w:r>
              <w:rPr>
                <w:rFonts w:eastAsia="Times New Roman" w:ascii="Times New Roman" w:hAnsi="Times New Roman"/>
                <w:sz w:val="12"/>
              </w:rPr>
            </w:r>
          </w:p>
        </w:tc>
        <w:tc>
          <w:tcPr>
            <w:tcW w:w="4461" w:type="dxa"/>
            <w:vMerge w:val="continue"/>
            <w:tcBorders/>
            <w:shd w:color="auto" w:fill="auto" w:val="clear"/>
            <w:vAlign w:val="bottom"/>
          </w:tcPr>
          <w:p>
            <w:pPr>
              <w:pStyle w:val="Normal"/>
              <w:spacing w:lineRule="atLeast" w:line="0"/>
              <w:rPr>
                <w:rFonts w:ascii="Times New Roman" w:hAnsi="Times New Roman" w:eastAsia="Times New Roman"/>
                <w:sz w:val="12"/>
              </w:rPr>
            </w:pPr>
            <w:r>
              <w:rPr>
                <w:rFonts w:eastAsia="Times New Roman" w:ascii="Times New Roman" w:hAnsi="Times New Roman"/>
                <w:sz w:val="12"/>
              </w:rPr>
            </w:r>
          </w:p>
        </w:tc>
      </w:tr>
      <w:tr>
        <w:trPr>
          <w:trHeight w:val="97" w:hRule="atLeast"/>
        </w:trPr>
        <w:tc>
          <w:tcPr>
            <w:tcW w:w="4858" w:type="dxa"/>
            <w:vMerge w:val="continue"/>
            <w:tcBorders/>
            <w:shd w:color="auto" w:fill="auto" w:val="clear"/>
            <w:vAlign w:val="bottom"/>
          </w:tcPr>
          <w:p>
            <w:pPr>
              <w:pStyle w:val="Normal"/>
              <w:spacing w:lineRule="atLeast" w:line="0"/>
              <w:rPr>
                <w:rFonts w:ascii="Times New Roman" w:hAnsi="Times New Roman" w:eastAsia="Times New Roman"/>
                <w:sz w:val="8"/>
              </w:rPr>
            </w:pPr>
            <w:r>
              <w:rPr>
                <w:rFonts w:eastAsia="Times New Roman" w:ascii="Times New Roman" w:hAnsi="Times New Roman"/>
                <w:sz w:val="8"/>
              </w:rPr>
            </w:r>
          </w:p>
        </w:tc>
        <w:tc>
          <w:tcPr>
            <w:tcW w:w="341" w:type="dxa"/>
            <w:tcBorders/>
            <w:shd w:color="auto" w:fill="auto" w:val="clear"/>
            <w:vAlign w:val="bottom"/>
          </w:tcPr>
          <w:p>
            <w:pPr>
              <w:pStyle w:val="Normal"/>
              <w:spacing w:lineRule="atLeast" w:line="0"/>
              <w:rPr>
                <w:rFonts w:ascii="Times New Roman" w:hAnsi="Times New Roman" w:eastAsia="Times New Roman"/>
                <w:sz w:val="8"/>
              </w:rPr>
            </w:pPr>
            <w:r>
              <w:rPr>
                <w:rFonts w:eastAsia="Times New Roman" w:ascii="Times New Roman" w:hAnsi="Times New Roman"/>
                <w:sz w:val="8"/>
              </w:rPr>
            </w:r>
          </w:p>
        </w:tc>
        <w:tc>
          <w:tcPr>
            <w:tcW w:w="4461" w:type="dxa"/>
            <w:vMerge w:val="restart"/>
            <w:tcBorders/>
            <w:shd w:color="auto" w:fill="auto" w:val="clear"/>
            <w:vAlign w:val="bottom"/>
          </w:tcPr>
          <w:p>
            <w:pPr>
              <w:pStyle w:val="Normal"/>
              <w:spacing w:lineRule="atLeast" w:line="0"/>
              <w:ind w:left="60"/>
              <w:rPr>
                <w:rFonts w:ascii="Arial" w:hAnsi="Arial" w:eastAsia="Arial"/>
              </w:rPr>
            </w:pPr>
            <w:r>
              <w:rPr>
                <w:rFonts w:eastAsia="Arial" w:ascii="Arial" w:hAnsi="Arial"/>
              </w:rPr>
              <w:t>cent gepubliceerde onderzoeken?</w:t>
            </w:r>
          </w:p>
        </w:tc>
      </w:tr>
      <w:tr>
        <w:trPr>
          <w:trHeight w:val="162" w:hRule="atLeast"/>
        </w:trPr>
        <w:tc>
          <w:tcPr>
            <w:tcW w:w="4858" w:type="dxa"/>
            <w:vMerge w:val="restart"/>
            <w:tcBorders/>
            <w:shd w:color="auto" w:fill="auto" w:val="clear"/>
            <w:vAlign w:val="bottom"/>
          </w:tcPr>
          <w:p>
            <w:pPr>
              <w:pStyle w:val="Normal"/>
              <w:spacing w:lineRule="atLeast" w:line="0"/>
              <w:ind w:left="160"/>
              <w:rPr>
                <w:rFonts w:ascii="Arial" w:hAnsi="Arial" w:eastAsia="Arial"/>
              </w:rPr>
            </w:pPr>
            <w:r>
              <w:rPr>
                <w:rFonts w:eastAsia="Arial" w:ascii="Arial" w:hAnsi="Arial"/>
              </w:rPr>
              <w:t>Er wordt gebruikgemaakt van ad-hoc tools</w:t>
            </w:r>
          </w:p>
        </w:tc>
        <w:tc>
          <w:tcPr>
            <w:tcW w:w="341" w:type="dxa"/>
            <w:tcBorders/>
            <w:shd w:color="auto" w:fill="auto" w:val="clear"/>
            <w:vAlign w:val="bottom"/>
          </w:tcPr>
          <w:p>
            <w:pPr>
              <w:pStyle w:val="Normal"/>
              <w:spacing w:lineRule="atLeast" w:line="0"/>
              <w:rPr>
                <w:rFonts w:ascii="Times New Roman" w:hAnsi="Times New Roman" w:eastAsia="Times New Roman"/>
                <w:sz w:val="14"/>
              </w:rPr>
            </w:pPr>
            <w:r>
              <w:rPr>
                <w:rFonts w:eastAsia="Times New Roman" w:ascii="Times New Roman" w:hAnsi="Times New Roman"/>
                <w:sz w:val="14"/>
              </w:rPr>
            </w:r>
          </w:p>
        </w:tc>
        <w:tc>
          <w:tcPr>
            <w:tcW w:w="4461" w:type="dxa"/>
            <w:vMerge w:val="continue"/>
            <w:tcBorders/>
            <w:shd w:color="auto" w:fill="auto" w:val="clear"/>
            <w:vAlign w:val="bottom"/>
          </w:tcPr>
          <w:p>
            <w:pPr>
              <w:pStyle w:val="Normal"/>
              <w:spacing w:lineRule="atLeast" w:line="0"/>
              <w:rPr>
                <w:rFonts w:ascii="Times New Roman" w:hAnsi="Times New Roman" w:eastAsia="Times New Roman"/>
                <w:sz w:val="14"/>
              </w:rPr>
            </w:pPr>
            <w:r>
              <w:rPr>
                <w:rFonts w:eastAsia="Times New Roman" w:ascii="Times New Roman" w:hAnsi="Times New Roman"/>
                <w:sz w:val="14"/>
              </w:rPr>
            </w:r>
          </w:p>
        </w:tc>
      </w:tr>
      <w:tr>
        <w:trPr>
          <w:trHeight w:val="77" w:hRule="atLeast"/>
        </w:trPr>
        <w:tc>
          <w:tcPr>
            <w:tcW w:w="4858" w:type="dxa"/>
            <w:vMerge w:val="continue"/>
            <w:tcBorders/>
            <w:shd w:color="auto" w:fill="auto" w:val="clear"/>
            <w:vAlign w:val="bottom"/>
          </w:tcPr>
          <w:p>
            <w:pPr>
              <w:pStyle w:val="Normal"/>
              <w:spacing w:lineRule="atLeast" w:line="0"/>
              <w:rPr>
                <w:rFonts w:ascii="Times New Roman" w:hAnsi="Times New Roman" w:eastAsia="Times New Roman"/>
                <w:sz w:val="6"/>
              </w:rPr>
            </w:pPr>
            <w:r>
              <w:rPr>
                <w:rFonts w:eastAsia="Times New Roman" w:ascii="Times New Roman" w:hAnsi="Times New Roman"/>
                <w:sz w:val="6"/>
              </w:rPr>
            </w:r>
          </w:p>
        </w:tc>
        <w:tc>
          <w:tcPr>
            <w:tcW w:w="341" w:type="dxa"/>
            <w:tcBorders/>
            <w:shd w:color="auto" w:fill="auto" w:val="clear"/>
            <w:vAlign w:val="bottom"/>
          </w:tcPr>
          <w:p>
            <w:pPr>
              <w:pStyle w:val="Normal"/>
              <w:spacing w:lineRule="atLeast" w:line="0"/>
              <w:rPr>
                <w:rFonts w:ascii="Times New Roman" w:hAnsi="Times New Roman" w:eastAsia="Times New Roman"/>
                <w:sz w:val="6"/>
              </w:rPr>
            </w:pPr>
            <w:r>
              <w:rPr>
                <w:rFonts w:eastAsia="Times New Roman" w:ascii="Times New Roman" w:hAnsi="Times New Roman"/>
                <w:sz w:val="6"/>
              </w:rPr>
            </w:r>
          </w:p>
        </w:tc>
        <w:tc>
          <w:tcPr>
            <w:tcW w:w="4461" w:type="dxa"/>
            <w:tcBorders/>
            <w:shd w:color="auto" w:fill="auto" w:val="clear"/>
            <w:vAlign w:val="bottom"/>
          </w:tcPr>
          <w:p>
            <w:pPr>
              <w:pStyle w:val="Normal"/>
              <w:spacing w:lineRule="atLeast" w:line="0"/>
              <w:rPr>
                <w:rFonts w:ascii="Times New Roman" w:hAnsi="Times New Roman" w:eastAsia="Times New Roman"/>
                <w:sz w:val="6"/>
              </w:rPr>
            </w:pPr>
            <w:r>
              <w:rPr>
                <w:rFonts w:eastAsia="Times New Roman" w:ascii="Times New Roman" w:hAnsi="Times New Roman"/>
                <w:sz w:val="6"/>
              </w:rPr>
            </w:r>
          </w:p>
        </w:tc>
      </w:tr>
      <w:tr>
        <w:trPr>
          <w:trHeight w:val="270" w:hRule="atLeast"/>
        </w:trPr>
        <w:tc>
          <w:tcPr>
            <w:tcW w:w="4858" w:type="dxa"/>
            <w:tcBorders/>
            <w:shd w:color="auto" w:fill="auto" w:val="clear"/>
            <w:vAlign w:val="bottom"/>
          </w:tcPr>
          <w:p>
            <w:pPr>
              <w:pStyle w:val="Normal"/>
              <w:spacing w:lineRule="atLeast" w:line="0"/>
              <w:ind w:left="160"/>
              <w:rPr>
                <w:rFonts w:ascii="Arial" w:hAnsi="Arial" w:eastAsia="Arial"/>
              </w:rPr>
            </w:pPr>
            <w:r>
              <w:rPr>
                <w:rFonts w:eastAsia="Arial" w:ascii="Arial" w:hAnsi="Arial"/>
              </w:rPr>
              <w:t>zoals Burp Suite of Semgrep, maar deze mis-</w:t>
            </w:r>
          </w:p>
        </w:tc>
        <w:tc>
          <w:tcPr>
            <w:tcW w:w="341" w:type="dxa"/>
            <w:tcBorders/>
            <w:shd w:color="auto" w:fill="auto" w:val="clear"/>
            <w:vAlign w:val="bottom"/>
          </w:tcPr>
          <w:p>
            <w:pPr>
              <w:pStyle w:val="Normal"/>
              <w:spacing w:lineRule="atLeast" w:line="0"/>
              <w:jc w:val="right"/>
              <w:rPr>
                <w:rFonts w:ascii="Arial" w:hAnsi="Arial" w:eastAsia="Arial"/>
              </w:rPr>
            </w:pPr>
            <w:r>
              <w:rPr>
                <w:rFonts w:eastAsia="Arial" w:ascii="Arial" w:hAnsi="Arial"/>
              </w:rPr>
              <w:t>3.</w:t>
            </w:r>
          </w:p>
        </w:tc>
        <w:tc>
          <w:tcPr>
            <w:tcW w:w="4461" w:type="dxa"/>
            <w:tcBorders/>
            <w:shd w:color="auto" w:fill="auto" w:val="clear"/>
            <w:vAlign w:val="bottom"/>
          </w:tcPr>
          <w:p>
            <w:pPr>
              <w:pStyle w:val="Normal"/>
              <w:spacing w:lineRule="atLeast" w:line="0"/>
              <w:ind w:left="60"/>
              <w:rPr>
                <w:rFonts w:ascii="Arial" w:hAnsi="Arial" w:eastAsia="Arial"/>
              </w:rPr>
            </w:pPr>
            <w:r>
              <w:rPr>
                <w:rFonts w:eastAsia="Arial" w:ascii="Arial" w:hAnsi="Arial"/>
              </w:rPr>
              <w:t>Hoe vaak leiden MCP-gerelateerde kwets-</w:t>
            </w:r>
          </w:p>
        </w:tc>
      </w:tr>
      <w:tr>
        <w:trPr>
          <w:trHeight w:val="239" w:hRule="atLeast"/>
        </w:trPr>
        <w:tc>
          <w:tcPr>
            <w:tcW w:w="4858" w:type="dxa"/>
            <w:tcBorders/>
            <w:shd w:color="auto" w:fill="auto" w:val="clear"/>
            <w:vAlign w:val="bottom"/>
          </w:tcPr>
          <w:p>
            <w:pPr>
              <w:pStyle w:val="Normal"/>
              <w:spacing w:lineRule="atLeast" w:line="0"/>
              <w:ind w:left="160"/>
              <w:rPr>
                <w:rFonts w:ascii="Arial" w:hAnsi="Arial" w:eastAsia="Arial"/>
              </w:rPr>
            </w:pPr>
            <w:r>
              <w:rPr>
                <w:rFonts w:eastAsia="Arial" w:ascii="Arial" w:hAnsi="Arial"/>
              </w:rPr>
              <w:t>sen specifieke context voor MCP-gerelateerde</w:t>
            </w:r>
          </w:p>
        </w:tc>
        <w:tc>
          <w:tcPr>
            <w:tcW w:w="341"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c>
          <w:tcPr>
            <w:tcW w:w="4461" w:type="dxa"/>
            <w:tcBorders/>
            <w:shd w:color="auto" w:fill="auto" w:val="clear"/>
            <w:vAlign w:val="bottom"/>
          </w:tcPr>
          <w:p>
            <w:pPr>
              <w:pStyle w:val="Normal"/>
              <w:spacing w:lineRule="atLeast" w:line="0"/>
              <w:ind w:left="60"/>
              <w:rPr>
                <w:rFonts w:ascii="Arial" w:hAnsi="Arial" w:eastAsia="Arial"/>
              </w:rPr>
            </w:pPr>
            <w:r>
              <w:rPr>
                <w:rFonts w:eastAsia="Arial" w:ascii="Arial" w:hAnsi="Arial"/>
              </w:rPr>
              <w:t>baarheden in de praktijk tot datalekken of</w:t>
            </w:r>
          </w:p>
        </w:tc>
      </w:tr>
      <w:tr>
        <w:trPr>
          <w:trHeight w:val="271" w:hRule="atLeast"/>
        </w:trPr>
        <w:tc>
          <w:tcPr>
            <w:tcW w:w="4858" w:type="dxa"/>
            <w:tcBorders/>
            <w:shd w:color="auto" w:fill="auto" w:val="clear"/>
            <w:vAlign w:val="bottom"/>
          </w:tcPr>
          <w:p>
            <w:pPr>
              <w:pStyle w:val="Normal"/>
              <w:spacing w:lineRule="atLeast" w:line="0"/>
              <w:ind w:left="160"/>
              <w:rPr>
                <w:rFonts w:ascii="Arial" w:hAnsi="Arial" w:eastAsia="Arial"/>
              </w:rPr>
            </w:pPr>
            <w:r>
              <w:rPr>
                <w:rFonts w:eastAsia="Arial" w:ascii="Arial" w:hAnsi="Arial"/>
              </w:rPr>
              <w:t>aanvallen.</w:t>
            </w:r>
          </w:p>
        </w:tc>
        <w:tc>
          <w:tcPr>
            <w:tcW w:w="341" w:type="dxa"/>
            <w:tcBorders/>
            <w:shd w:color="auto" w:fill="auto" w:val="clear"/>
            <w:vAlign w:val="bottom"/>
          </w:tcPr>
          <w:p>
            <w:pPr>
              <w:pStyle w:val="Normal"/>
              <w:spacing w:lineRule="atLeast" w:line="0"/>
              <w:rPr>
                <w:rFonts w:ascii="Times New Roman" w:hAnsi="Times New Roman" w:eastAsia="Times New Roman"/>
                <w:sz w:val="23"/>
              </w:rPr>
            </w:pPr>
            <w:r>
              <w:rPr>
                <w:rFonts w:eastAsia="Times New Roman" w:ascii="Times New Roman" w:hAnsi="Times New Roman"/>
                <w:sz w:val="23"/>
              </w:rPr>
            </w:r>
          </w:p>
        </w:tc>
        <w:tc>
          <w:tcPr>
            <w:tcW w:w="4461" w:type="dxa"/>
            <w:tcBorders/>
            <w:shd w:color="auto" w:fill="auto" w:val="clear"/>
            <w:vAlign w:val="bottom"/>
          </w:tcPr>
          <w:p>
            <w:pPr>
              <w:pStyle w:val="Normal"/>
              <w:spacing w:lineRule="atLeast" w:line="0"/>
              <w:ind w:left="60"/>
              <w:rPr>
                <w:rFonts w:ascii="Arial" w:hAnsi="Arial" w:eastAsia="Arial"/>
              </w:rPr>
            </w:pPr>
            <w:r>
              <w:rPr>
                <w:rFonts w:eastAsia="Arial" w:ascii="Arial" w:hAnsi="Arial"/>
              </w:rPr>
              <w:t>frauduleuze transacties (incidentratio in de</w:t>
            </w:r>
          </w:p>
        </w:tc>
      </w:tr>
      <w:tr>
        <w:trPr>
          <w:trHeight w:val="259" w:hRule="atLeast"/>
        </w:trPr>
        <w:tc>
          <w:tcPr>
            <w:tcW w:w="4858" w:type="dxa"/>
            <w:vMerge w:val="restart"/>
            <w:tcBorders/>
            <w:shd w:color="auto" w:fill="auto" w:val="clear"/>
            <w:vAlign w:val="bottom"/>
          </w:tcPr>
          <w:p>
            <w:pPr>
              <w:pStyle w:val="Normal"/>
              <w:spacing w:lineRule="atLeast" w:line="0"/>
              <w:rPr>
                <w:rFonts w:ascii="Arial" w:hAnsi="Arial" w:eastAsia="Arial"/>
              </w:rPr>
            </w:pPr>
            <w:r>
              <w:rPr>
                <w:rFonts w:eastAsia="Arial" w:ascii="Arial" w:hAnsi="Arial"/>
              </w:rPr>
              <w:t xml:space="preserve">• </w:t>
            </w:r>
            <w:r>
              <w:rPr>
                <w:rFonts w:eastAsia="Arial" w:ascii="Arial" w:hAnsi="Arial"/>
                <w:b/>
              </w:rPr>
              <w:t>Specifieke risico’s:</w:t>
            </w:r>
            <w:r>
              <w:rPr>
                <w:rFonts w:eastAsia="Arial" w:ascii="Arial" w:hAnsi="Arial"/>
              </w:rPr>
              <w:t xml:space="preserve"> Zonder degelijke scree-</w:t>
            </w:r>
          </w:p>
        </w:tc>
        <w:tc>
          <w:tcPr>
            <w:tcW w:w="341" w:type="dxa"/>
            <w:tcBorders/>
            <w:shd w:color="auto" w:fill="auto" w:val="clear"/>
            <w:vAlign w:val="bottom"/>
          </w:tcPr>
          <w:p>
            <w:pPr>
              <w:pStyle w:val="Normal"/>
              <w:spacing w:lineRule="atLeast" w:line="0"/>
              <w:rPr>
                <w:rFonts w:ascii="Times New Roman" w:hAnsi="Times New Roman" w:eastAsia="Times New Roman"/>
                <w:sz w:val="22"/>
              </w:rPr>
            </w:pPr>
            <w:r>
              <w:rPr>
                <w:rFonts w:eastAsia="Times New Roman" w:ascii="Times New Roman" w:hAnsi="Times New Roman"/>
                <w:sz w:val="22"/>
              </w:rPr>
            </w:r>
          </w:p>
        </w:tc>
        <w:tc>
          <w:tcPr>
            <w:tcW w:w="4461" w:type="dxa"/>
            <w:tcBorders/>
            <w:shd w:color="auto" w:fill="auto" w:val="clear"/>
            <w:vAlign w:val="bottom"/>
          </w:tcPr>
          <w:p>
            <w:pPr>
              <w:pStyle w:val="Normal"/>
              <w:spacing w:lineRule="atLeast" w:line="0"/>
              <w:ind w:left="60"/>
              <w:rPr>
                <w:rFonts w:ascii="Arial" w:hAnsi="Arial" w:eastAsia="Arial"/>
              </w:rPr>
            </w:pPr>
            <w:r>
              <w:rPr>
                <w:rFonts w:eastAsia="Arial" w:ascii="Arial" w:hAnsi="Arial"/>
              </w:rPr>
              <w:t>laatste 24 maanden)?</w:t>
            </w:r>
          </w:p>
        </w:tc>
      </w:tr>
      <w:tr>
        <w:trPr>
          <w:trHeight w:val="77" w:hRule="atLeast"/>
        </w:trPr>
        <w:tc>
          <w:tcPr>
            <w:tcW w:w="4858" w:type="dxa"/>
            <w:vMerge w:val="continue"/>
            <w:tcBorders/>
            <w:shd w:color="auto" w:fill="auto" w:val="clear"/>
            <w:vAlign w:val="bottom"/>
          </w:tcPr>
          <w:p>
            <w:pPr>
              <w:pStyle w:val="Normal"/>
              <w:spacing w:lineRule="atLeast" w:line="0"/>
              <w:rPr>
                <w:rFonts w:ascii="Times New Roman" w:hAnsi="Times New Roman" w:eastAsia="Times New Roman"/>
                <w:sz w:val="6"/>
              </w:rPr>
            </w:pPr>
            <w:r>
              <w:rPr>
                <w:rFonts w:eastAsia="Times New Roman" w:ascii="Times New Roman" w:hAnsi="Times New Roman"/>
                <w:sz w:val="6"/>
              </w:rPr>
            </w:r>
          </w:p>
        </w:tc>
        <w:tc>
          <w:tcPr>
            <w:tcW w:w="341" w:type="dxa"/>
            <w:tcBorders/>
            <w:shd w:color="auto" w:fill="auto" w:val="clear"/>
            <w:vAlign w:val="bottom"/>
          </w:tcPr>
          <w:p>
            <w:pPr>
              <w:pStyle w:val="Normal"/>
              <w:spacing w:lineRule="atLeast" w:line="0"/>
              <w:rPr>
                <w:rFonts w:ascii="Times New Roman" w:hAnsi="Times New Roman" w:eastAsia="Times New Roman"/>
                <w:sz w:val="6"/>
              </w:rPr>
            </w:pPr>
            <w:r>
              <w:rPr>
                <w:rFonts w:eastAsia="Times New Roman" w:ascii="Times New Roman" w:hAnsi="Times New Roman"/>
                <w:sz w:val="6"/>
              </w:rPr>
            </w:r>
          </w:p>
        </w:tc>
        <w:tc>
          <w:tcPr>
            <w:tcW w:w="4461" w:type="dxa"/>
            <w:tcBorders/>
            <w:shd w:color="auto" w:fill="auto" w:val="clear"/>
            <w:vAlign w:val="bottom"/>
          </w:tcPr>
          <w:p>
            <w:pPr>
              <w:pStyle w:val="Normal"/>
              <w:spacing w:lineRule="atLeast" w:line="0"/>
              <w:rPr>
                <w:rFonts w:ascii="Times New Roman" w:hAnsi="Times New Roman" w:eastAsia="Times New Roman"/>
                <w:sz w:val="6"/>
              </w:rPr>
            </w:pPr>
            <w:r>
              <w:rPr>
                <w:rFonts w:eastAsia="Times New Roman" w:ascii="Times New Roman" w:hAnsi="Times New Roman"/>
                <w:sz w:val="6"/>
              </w:rPr>
            </w:r>
          </w:p>
        </w:tc>
      </w:tr>
      <w:tr>
        <w:trPr>
          <w:trHeight w:val="302" w:hRule="atLeast"/>
        </w:trPr>
        <w:tc>
          <w:tcPr>
            <w:tcW w:w="4858" w:type="dxa"/>
            <w:tcBorders/>
            <w:shd w:color="auto" w:fill="auto" w:val="clear"/>
            <w:vAlign w:val="bottom"/>
          </w:tcPr>
          <w:p>
            <w:pPr>
              <w:pStyle w:val="Normal"/>
              <w:spacing w:lineRule="atLeast" w:line="0"/>
              <w:ind w:left="160"/>
              <w:rPr>
                <w:rFonts w:ascii="Arial" w:hAnsi="Arial" w:eastAsia="Arial"/>
              </w:rPr>
            </w:pPr>
            <w:r>
              <w:rPr>
                <w:rFonts w:eastAsia="Arial" w:ascii="Arial" w:hAnsi="Arial"/>
              </w:rPr>
              <w:t>ning zijn servers kwetsbaar voor:</w:t>
            </w:r>
          </w:p>
        </w:tc>
        <w:tc>
          <w:tcPr>
            <w:tcW w:w="341" w:type="dxa"/>
            <w:tcBorders/>
            <w:shd w:color="auto" w:fill="auto" w:val="clear"/>
            <w:vAlign w:val="bottom"/>
          </w:tcPr>
          <w:p>
            <w:pPr>
              <w:pStyle w:val="Normal"/>
              <w:spacing w:lineRule="atLeast" w:line="0"/>
              <w:jc w:val="right"/>
              <w:rPr>
                <w:rFonts w:ascii="Arial" w:hAnsi="Arial" w:eastAsia="Arial"/>
              </w:rPr>
            </w:pPr>
            <w:r>
              <w:rPr>
                <w:rFonts w:eastAsia="Arial" w:ascii="Arial" w:hAnsi="Arial"/>
              </w:rPr>
              <w:t>4.</w:t>
            </w:r>
          </w:p>
        </w:tc>
        <w:tc>
          <w:tcPr>
            <w:tcW w:w="4461" w:type="dxa"/>
            <w:tcBorders/>
            <w:shd w:color="auto" w:fill="auto" w:val="clear"/>
            <w:vAlign w:val="bottom"/>
          </w:tcPr>
          <w:p>
            <w:pPr>
              <w:pStyle w:val="Normal"/>
              <w:spacing w:lineRule="atLeast" w:line="0"/>
              <w:ind w:left="60"/>
              <w:rPr>
                <w:rFonts w:ascii="Arial" w:hAnsi="Arial" w:eastAsia="Arial"/>
              </w:rPr>
            </w:pPr>
            <w:r>
              <w:rPr>
                <w:rFonts w:eastAsia="Arial" w:ascii="Arial" w:hAnsi="Arial"/>
              </w:rPr>
              <w:t>Hoeveel tijd besteden security teams gemid-</w:t>
            </w:r>
          </w:p>
        </w:tc>
      </w:tr>
      <w:tr>
        <w:trPr>
          <w:trHeight w:val="259" w:hRule="atLeast"/>
        </w:trPr>
        <w:tc>
          <w:tcPr>
            <w:tcW w:w="4858" w:type="dxa"/>
            <w:tcBorders/>
            <w:shd w:color="auto" w:fill="auto" w:val="clear"/>
            <w:vAlign w:val="bottom"/>
          </w:tcPr>
          <w:p>
            <w:pPr>
              <w:pStyle w:val="Normal"/>
              <w:spacing w:lineRule="atLeast" w:line="0"/>
              <w:ind w:left="400"/>
              <w:rPr>
                <w:rFonts w:ascii="Arial" w:hAnsi="Arial" w:eastAsia="Arial"/>
              </w:rPr>
            </w:pPr>
            <w:r>
              <w:rPr>
                <w:rFonts w:eastAsia="Arial" w:ascii="Arial" w:hAnsi="Arial"/>
                <w:b/>
              </w:rPr>
              <w:t>–</w:t>
            </w:r>
            <w:r>
              <w:rPr>
                <w:rFonts w:eastAsia="Arial" w:ascii="Arial" w:hAnsi="Arial"/>
              </w:rPr>
              <w:t xml:space="preserve"> </w:t>
            </w:r>
            <w:r>
              <w:rPr>
                <w:rFonts w:eastAsia="Arial" w:ascii="Arial" w:hAnsi="Arial"/>
                <w:i/>
              </w:rPr>
              <w:t>Prompt injection attacks</w:t>
            </w:r>
            <w:r>
              <w:rPr>
                <w:rFonts w:eastAsia="Arial" w:ascii="Arial" w:hAnsi="Arial"/>
              </w:rPr>
              <w:t xml:space="preserve"> via manipula-</w:t>
            </w:r>
          </w:p>
        </w:tc>
        <w:tc>
          <w:tcPr>
            <w:tcW w:w="341" w:type="dxa"/>
            <w:tcBorders/>
            <w:shd w:color="auto" w:fill="auto" w:val="clear"/>
            <w:vAlign w:val="bottom"/>
          </w:tcPr>
          <w:p>
            <w:pPr>
              <w:pStyle w:val="Normal"/>
              <w:spacing w:lineRule="atLeast" w:line="0"/>
              <w:rPr>
                <w:rFonts w:ascii="Times New Roman" w:hAnsi="Times New Roman" w:eastAsia="Times New Roman"/>
                <w:sz w:val="22"/>
              </w:rPr>
            </w:pPr>
            <w:r>
              <w:rPr>
                <w:rFonts w:eastAsia="Times New Roman" w:ascii="Times New Roman" w:hAnsi="Times New Roman"/>
                <w:sz w:val="22"/>
              </w:rPr>
            </w:r>
          </w:p>
        </w:tc>
        <w:tc>
          <w:tcPr>
            <w:tcW w:w="4461" w:type="dxa"/>
            <w:tcBorders/>
            <w:shd w:color="auto" w:fill="auto" w:val="clear"/>
            <w:vAlign w:val="bottom"/>
          </w:tcPr>
          <w:p>
            <w:pPr>
              <w:pStyle w:val="Normal"/>
              <w:spacing w:lineRule="atLeast" w:line="0"/>
              <w:ind w:left="60"/>
              <w:rPr>
                <w:rFonts w:ascii="Arial" w:hAnsi="Arial" w:eastAsia="Arial"/>
              </w:rPr>
            </w:pPr>
            <w:r>
              <w:rPr>
                <w:rFonts w:eastAsia="Arial" w:ascii="Arial" w:hAnsi="Arial"/>
              </w:rPr>
              <w:t>deld aan het handmatig screenen van MCP-</w:t>
            </w:r>
          </w:p>
        </w:tc>
      </w:tr>
    </w:tbl>
    <w:p>
      <w:pPr>
        <w:pStyle w:val="Normal"/>
        <w:spacing w:lineRule="exact" w:line="20"/>
        <w:rPr>
          <w:rFonts w:ascii="Times New Roman" w:hAnsi="Times New Roman" w:eastAsia="Times New Roman"/>
        </w:rPr>
      </w:pPr>
      <w:r>
        <w:rPr>
          <w:rFonts w:eastAsia="Times New Roman" w:ascii="Times New Roman" w:hAnsi="Times New Roman"/>
        </w:rPr>
        <mc:AlternateContent>
          <mc:Choice Requires="wps">
            <w:drawing>
              <wp:anchor behindDoc="1" distT="35560" distB="35560" distL="35560" distR="35560" simplePos="0" locked="0" layoutInCell="1" allowOverlap="1" relativeHeight="7">
                <wp:simplePos x="0" y="0"/>
                <wp:positionH relativeFrom="column">
                  <wp:posOffset>-118110</wp:posOffset>
                </wp:positionH>
                <wp:positionV relativeFrom="paragraph">
                  <wp:posOffset>-1624330</wp:posOffset>
                </wp:positionV>
                <wp:extent cx="635" cy="4065270"/>
                <wp:effectExtent l="35560" t="35560" r="35560" b="35560"/>
                <wp:wrapNone/>
                <wp:docPr id="6" name="Vorm4"/>
                <a:graphic xmlns:a="http://schemas.openxmlformats.org/drawingml/2006/main">
                  <a:graphicData uri="http://schemas.microsoft.com/office/word/2010/wordprocessingShape">
                    <wps:wsp>
                      <wps:cNvSpPr/>
                      <wps:spPr>
                        <a:xfrm>
                          <a:off x="0" y="0"/>
                          <a:ext cx="720" cy="4065120"/>
                        </a:xfrm>
                        <a:prstGeom prst="line">
                          <a:avLst/>
                        </a:prstGeom>
                        <a:ln w="70560">
                          <a:solidFill>
                            <a:srgbClr val="f44336"/>
                          </a:solidFill>
                          <a:round/>
                        </a:ln>
                      </wps:spPr>
                      <wps:style>
                        <a:lnRef idx="0"/>
                        <a:fillRef idx="0"/>
                        <a:effectRef idx="0"/>
                        <a:fontRef idx="minor"/>
                      </wps:style>
                      <wps:bodyPr/>
                    </wps:wsp>
                  </a:graphicData>
                </a:graphic>
              </wp:anchor>
            </w:drawing>
          </mc:Choice>
          <mc:Fallback>
            <w:pict>
              <v:line id="shape_0" from="-9.3pt,-127.9pt" to="-9.3pt,192.15pt" ID="Vorm4" stroked="t" o:allowincell="f" style="position:absolute">
                <v:stroke color="#f44336" weight="70560" joinstyle="round" endcap="flat"/>
                <v:fill o:detectmouseclick="t" on="false"/>
                <w10:wrap type="none"/>
              </v:line>
            </w:pict>
          </mc:Fallback>
        </mc:AlternateContent>
      </w:r>
    </w:p>
    <w:tbl>
      <w:tblPr>
        <w:tblW w:w="5920" w:type="dxa"/>
        <w:jc w:val="left"/>
        <w:tblInd w:w="940" w:type="dxa"/>
        <w:tblLayout w:type="fixed"/>
        <w:tblCellMar>
          <w:top w:w="0" w:type="dxa"/>
          <w:left w:w="0" w:type="dxa"/>
          <w:bottom w:w="0" w:type="dxa"/>
          <w:right w:w="0" w:type="dxa"/>
        </w:tblCellMar>
        <w:tblLook w:val="0000"/>
      </w:tblPr>
      <w:tblGrid>
        <w:gridCol w:w="3679"/>
        <w:gridCol w:w="2240"/>
      </w:tblGrid>
      <w:tr>
        <w:trPr>
          <w:trHeight w:val="265" w:hRule="atLeast"/>
        </w:trPr>
        <w:tc>
          <w:tcPr>
            <w:tcW w:w="3679" w:type="dxa"/>
            <w:vMerge w:val="restart"/>
            <w:tcBorders/>
            <w:shd w:color="auto" w:fill="auto" w:val="clear"/>
            <w:vAlign w:val="bottom"/>
          </w:tcPr>
          <w:p>
            <w:pPr>
              <w:pStyle w:val="Normal"/>
              <w:spacing w:lineRule="atLeast" w:line="0"/>
              <w:rPr>
                <w:rFonts w:ascii="Arial" w:hAnsi="Arial" w:eastAsia="Arial"/>
              </w:rPr>
            </w:pPr>
            <w:r>
              <w:rPr>
                <w:rFonts w:eastAsia="Arial" w:ascii="Arial" w:hAnsi="Arial"/>
              </w:rPr>
              <w:t>tie van tool-beschrijvingen.</w:t>
            </w:r>
          </w:p>
        </w:tc>
        <w:tc>
          <w:tcPr>
            <w:tcW w:w="2240" w:type="dxa"/>
            <w:tcBorders/>
            <w:shd w:color="auto" w:fill="auto" w:val="clear"/>
            <w:vAlign w:val="bottom"/>
          </w:tcPr>
          <w:p>
            <w:pPr>
              <w:pStyle w:val="Normal"/>
              <w:spacing w:lineRule="atLeast" w:line="0"/>
              <w:ind w:left="980"/>
              <w:rPr>
                <w:rFonts w:ascii="Arial" w:hAnsi="Arial" w:eastAsia="Arial"/>
              </w:rPr>
            </w:pPr>
            <w:r>
              <w:rPr>
                <w:rFonts w:eastAsia="Arial" w:ascii="Arial" w:hAnsi="Arial"/>
              </w:rPr>
              <w:t>server code?</w:t>
            </w:r>
          </w:p>
        </w:tc>
      </w:tr>
      <w:tr>
        <w:trPr>
          <w:trHeight w:val="77" w:hRule="atLeast"/>
        </w:trPr>
        <w:tc>
          <w:tcPr>
            <w:tcW w:w="3679" w:type="dxa"/>
            <w:vMerge w:val="continue"/>
            <w:tcBorders/>
            <w:shd w:color="auto" w:fill="auto" w:val="clear"/>
            <w:vAlign w:val="bottom"/>
          </w:tcPr>
          <w:p>
            <w:pPr>
              <w:pStyle w:val="Normal"/>
              <w:spacing w:lineRule="atLeast" w:line="0"/>
              <w:rPr>
                <w:rFonts w:ascii="Times New Roman" w:hAnsi="Times New Roman" w:eastAsia="Times New Roman"/>
                <w:sz w:val="6"/>
              </w:rPr>
            </w:pPr>
            <w:r>
              <w:rPr>
                <w:rFonts w:eastAsia="Times New Roman" w:ascii="Times New Roman" w:hAnsi="Times New Roman"/>
                <w:sz w:val="6"/>
              </w:rPr>
            </w:r>
          </w:p>
        </w:tc>
        <w:tc>
          <w:tcPr>
            <w:tcW w:w="2240" w:type="dxa"/>
            <w:tcBorders/>
            <w:shd w:color="auto" w:fill="auto" w:val="clear"/>
            <w:vAlign w:val="bottom"/>
          </w:tcPr>
          <w:p>
            <w:pPr>
              <w:pStyle w:val="Normal"/>
              <w:spacing w:lineRule="atLeast" w:line="0"/>
              <w:rPr>
                <w:rFonts w:ascii="Times New Roman" w:hAnsi="Times New Roman" w:eastAsia="Times New Roman"/>
                <w:sz w:val="6"/>
              </w:rPr>
            </w:pPr>
            <w:r>
              <w:rPr>
                <w:rFonts w:eastAsia="Times New Roman" w:ascii="Times New Roman" w:hAnsi="Times New Roman"/>
                <w:sz w:val="6"/>
              </w:rPr>
            </w:r>
          </w:p>
        </w:tc>
      </w:tr>
    </w:tbl>
    <w:p>
      <w:pPr>
        <w:pStyle w:val="Normal"/>
        <w:spacing w:lineRule="exact" w:line="43"/>
        <w:rPr>
          <w:rFonts w:ascii="Times New Roman" w:hAnsi="Times New Roman" w:eastAsia="Times New Roman"/>
        </w:rPr>
      </w:pPr>
      <w:r>
        <w:rPr>
          <w:rFonts w:eastAsia="Times New Roman" w:ascii="Times New Roman" w:hAnsi="Times New Roman"/>
        </w:rPr>
      </w:r>
    </w:p>
    <w:p>
      <w:pPr>
        <w:pStyle w:val="Normal"/>
        <w:spacing w:lineRule="atLeast" w:line="0"/>
        <w:ind w:left="740"/>
        <w:rPr>
          <w:rFonts w:ascii="Arial" w:hAnsi="Arial" w:eastAsia="Arial"/>
        </w:rPr>
      </w:pPr>
      <w:r>
        <w:rPr>
          <w:rFonts w:eastAsia="Arial" w:ascii="Arial" w:hAnsi="Arial"/>
          <w:b/>
        </w:rPr>
        <w:t>–</w:t>
      </w:r>
      <w:r>
        <w:rPr>
          <w:rFonts w:eastAsia="Arial" w:ascii="Arial" w:hAnsi="Arial"/>
        </w:rPr>
        <w:t xml:space="preserve"> </w:t>
      </w:r>
      <w:r>
        <w:rPr>
          <w:rFonts w:eastAsia="Arial" w:ascii="Arial" w:hAnsi="Arial"/>
          <w:i/>
        </w:rPr>
        <w:t>Token theft &amp; privilege escalation</w:t>
      </w:r>
      <w:r>
        <w:rPr>
          <w:rFonts w:eastAsia="Arial" w:ascii="Arial" w:hAnsi="Arial"/>
        </w:rPr>
        <w:t>, waar-    5. Wat is het percentage false negatives bij be-</w:t>
      </w:r>
    </w:p>
    <w:p>
      <w:pPr>
        <w:pStyle w:val="Normal"/>
        <w:spacing w:lineRule="exact" w:line="23"/>
        <w:rPr>
          <w:rFonts w:ascii="Times New Roman" w:hAnsi="Times New Roman" w:eastAsia="Times New Roman"/>
        </w:rPr>
      </w:pPr>
      <w:r>
        <w:rPr>
          <w:rFonts w:eastAsia="Times New Roman" w:ascii="Times New Roman" w:hAnsi="Times New Roman"/>
        </w:rPr>
      </w:r>
    </w:p>
    <w:p>
      <w:pPr>
        <w:pStyle w:val="Normal"/>
        <w:tabs>
          <w:tab w:val="clear" w:pos="720"/>
          <w:tab w:val="left" w:pos="5580" w:leader="none"/>
        </w:tabs>
        <w:spacing w:lineRule="atLeast" w:line="0"/>
        <w:ind w:left="940"/>
        <w:rPr>
          <w:rFonts w:ascii="Arial" w:hAnsi="Arial" w:eastAsia="Arial"/>
        </w:rPr>
      </w:pPr>
      <w:r>
        <w:rPr>
          <w:rFonts w:eastAsia="Arial" w:ascii="Arial" w:hAnsi="Arial"/>
        </w:rPr>
        <w:t>bij agents te brede rechten krijgen.</w:t>
      </w:r>
      <w:r>
        <w:rPr>
          <w:rFonts w:eastAsia="Times New Roman" w:ascii="Times New Roman" w:hAnsi="Times New Roman"/>
        </w:rPr>
        <w:tab/>
      </w:r>
      <w:r>
        <w:rPr>
          <w:rFonts w:eastAsia="Arial" w:ascii="Arial" w:hAnsi="Arial"/>
        </w:rPr>
        <w:t>staande handmatige controles?</w:t>
      </w:r>
    </w:p>
    <w:p>
      <w:pPr>
        <w:pStyle w:val="Normal"/>
        <w:spacing w:lineRule="exact" w:line="84"/>
        <w:rPr>
          <w:rFonts w:ascii="Times New Roman" w:hAnsi="Times New Roman" w:eastAsia="Times New Roman"/>
        </w:rPr>
      </w:pPr>
      <w:r>
        <w:rPr>
          <w:rFonts w:eastAsia="Times New Roman" w:ascii="Times New Roman" w:hAnsi="Times New Roman"/>
        </w:rPr>
      </w:r>
    </w:p>
    <w:p>
      <w:pPr>
        <w:pStyle w:val="Normal"/>
        <w:spacing w:lineRule="atLeast" w:line="0"/>
        <w:ind w:left="740"/>
        <w:rPr>
          <w:rFonts w:ascii="Arial" w:hAnsi="Arial" w:eastAsia="Arial"/>
        </w:rPr>
      </w:pPr>
      <w:r>
        <w:rPr>
          <w:rFonts w:eastAsia="Arial" w:ascii="Arial" w:hAnsi="Arial"/>
          <w:b/>
        </w:rPr>
        <w:t>–</w:t>
      </w:r>
      <w:r>
        <w:rPr>
          <w:rFonts w:eastAsia="Arial" w:ascii="Arial" w:hAnsi="Arial"/>
        </w:rPr>
        <w:t xml:space="preserve"> </w:t>
      </w:r>
      <w:r>
        <w:rPr>
          <w:rFonts w:eastAsia="Arial" w:ascii="Arial" w:hAnsi="Arial"/>
          <w:i/>
        </w:rPr>
        <w:t>Tool poisoning</w:t>
      </w:r>
      <w:r>
        <w:rPr>
          <w:rFonts w:eastAsia="Arial" w:ascii="Arial" w:hAnsi="Arial"/>
        </w:rPr>
        <w:t>, waarbij kwaadaardige in-</w:t>
      </w:r>
    </w:p>
    <w:p>
      <w:pPr>
        <w:pStyle w:val="Normal"/>
        <w:spacing w:lineRule="exact" w:line="31"/>
        <w:rPr>
          <w:rFonts w:ascii="Times New Roman" w:hAnsi="Times New Roman" w:eastAsia="Times New Roman"/>
        </w:rPr>
      </w:pPr>
      <w:r>
        <w:rPr>
          <w:rFonts w:eastAsia="Times New Roman" w:ascii="Times New Roman" w:hAnsi="Times New Roman"/>
        </w:rPr>
      </w:r>
    </w:p>
    <w:tbl>
      <w:tblPr>
        <w:tblW w:w="10180" w:type="dxa"/>
        <w:jc w:val="left"/>
        <w:tblInd w:w="0" w:type="dxa"/>
        <w:tblLayout w:type="fixed"/>
        <w:tblCellMar>
          <w:top w:w="0" w:type="dxa"/>
          <w:left w:w="0" w:type="dxa"/>
          <w:bottom w:w="0" w:type="dxa"/>
          <w:right w:w="0" w:type="dxa"/>
        </w:tblCellMar>
        <w:tblLook w:val="0000"/>
      </w:tblPr>
      <w:tblGrid>
        <w:gridCol w:w="5000"/>
        <w:gridCol w:w="538"/>
        <w:gridCol w:w="4642"/>
      </w:tblGrid>
      <w:tr>
        <w:trPr>
          <w:trHeight w:val="267" w:hRule="atLeast"/>
        </w:trPr>
        <w:tc>
          <w:tcPr>
            <w:tcW w:w="5000" w:type="dxa"/>
            <w:tcBorders/>
            <w:shd w:color="auto" w:fill="auto" w:val="clear"/>
            <w:vAlign w:val="bottom"/>
          </w:tcPr>
          <w:p>
            <w:pPr>
              <w:pStyle w:val="Normal"/>
              <w:spacing w:lineRule="atLeast" w:line="0"/>
              <w:ind w:left="940"/>
              <w:rPr>
                <w:rFonts w:ascii="Arial" w:hAnsi="Arial" w:eastAsia="Arial"/>
              </w:rPr>
            </w:pPr>
            <w:r>
              <w:rPr>
                <w:rFonts w:eastAsia="Arial" w:ascii="Arial" w:hAnsi="Arial"/>
              </w:rPr>
              <w:t>structies in data worden verstopt.</w:t>
            </w:r>
          </w:p>
        </w:tc>
        <w:tc>
          <w:tcPr>
            <w:tcW w:w="5180" w:type="dxa"/>
            <w:gridSpan w:val="2"/>
            <w:tcBorders/>
            <w:shd w:color="auto" w:fill="auto" w:val="clear"/>
            <w:vAlign w:val="bottom"/>
          </w:tcPr>
          <w:p>
            <w:pPr>
              <w:pStyle w:val="Normal"/>
              <w:spacing w:lineRule="atLeast" w:line="0"/>
              <w:ind w:left="100"/>
              <w:rPr>
                <w:rFonts w:ascii="Arial" w:hAnsi="Arial" w:eastAsia="Arial"/>
                <w:b/>
              </w:rPr>
            </w:pPr>
            <w:r>
              <w:rPr>
                <w:rFonts w:eastAsia="Arial" w:ascii="Arial" w:hAnsi="Arial"/>
                <w:b/>
              </w:rPr>
              <w:t>Deelvragen Oplossingsdomein</w:t>
            </w:r>
          </w:p>
        </w:tc>
      </w:tr>
      <w:tr>
        <w:trPr>
          <w:trHeight w:val="277" w:hRule="atLeast"/>
        </w:trPr>
        <w:tc>
          <w:tcPr>
            <w:tcW w:w="5000" w:type="dxa"/>
            <w:tcBorders/>
            <w:shd w:color="auto" w:fill="auto" w:val="clear"/>
            <w:vAlign w:val="bottom"/>
          </w:tcPr>
          <w:p>
            <w:pPr>
              <w:pStyle w:val="Normal"/>
              <w:spacing w:lineRule="atLeast" w:line="0"/>
              <w:ind w:left="740"/>
              <w:rPr>
                <w:rFonts w:ascii="Arial" w:hAnsi="Arial" w:eastAsia="Arial"/>
              </w:rPr>
            </w:pPr>
            <w:r>
              <w:rPr>
                <w:rFonts w:eastAsia="Arial" w:ascii="Arial" w:hAnsi="Arial"/>
                <w:b/>
              </w:rPr>
              <w:t>–</w:t>
            </w:r>
            <w:r>
              <w:rPr>
                <w:rFonts w:eastAsia="Arial" w:ascii="Arial" w:hAnsi="Arial"/>
              </w:rPr>
              <w:t xml:space="preserve"> </w:t>
            </w:r>
            <w:r>
              <w:rPr>
                <w:rFonts w:eastAsia="Arial" w:ascii="Arial" w:hAnsi="Arial"/>
                <w:i/>
              </w:rPr>
              <w:t>Confused deputy attacks</w:t>
            </w:r>
            <w:r>
              <w:rPr>
                <w:rFonts w:eastAsia="Arial" w:ascii="Arial" w:hAnsi="Arial"/>
              </w:rPr>
              <w:t>, omdat servers</w:t>
            </w:r>
          </w:p>
        </w:tc>
        <w:tc>
          <w:tcPr>
            <w:tcW w:w="538" w:type="dxa"/>
            <w:vMerge w:val="restart"/>
            <w:tcBorders/>
            <w:shd w:color="auto" w:fill="auto" w:val="clear"/>
            <w:vAlign w:val="bottom"/>
          </w:tcPr>
          <w:p>
            <w:pPr>
              <w:pStyle w:val="Normal"/>
              <w:spacing w:lineRule="atLeast" w:line="0"/>
              <w:jc w:val="right"/>
              <w:rPr>
                <w:rFonts w:ascii="Arial" w:hAnsi="Arial" w:eastAsia="Arial"/>
              </w:rPr>
            </w:pPr>
            <w:r>
              <w:rPr>
                <w:rFonts w:eastAsia="Arial" w:ascii="Arial" w:hAnsi="Arial"/>
              </w:rPr>
              <w:t>1.</w:t>
            </w:r>
          </w:p>
        </w:tc>
        <w:tc>
          <w:tcPr>
            <w:tcW w:w="4642" w:type="dxa"/>
            <w:vMerge w:val="restart"/>
            <w:tcBorders/>
            <w:shd w:color="auto" w:fill="auto" w:val="clear"/>
            <w:vAlign w:val="bottom"/>
          </w:tcPr>
          <w:p>
            <w:pPr>
              <w:pStyle w:val="Normal"/>
              <w:spacing w:lineRule="atLeast" w:line="0"/>
              <w:ind w:left="60"/>
              <w:rPr>
                <w:rFonts w:ascii="Arial" w:hAnsi="Arial" w:eastAsia="Arial"/>
              </w:rPr>
            </w:pPr>
            <w:r>
              <w:rPr>
                <w:rFonts w:eastAsia="Arial" w:ascii="Arial" w:hAnsi="Arial"/>
              </w:rPr>
              <w:t>Hoeveel procent van de MCP-kwetsbaarheden</w:t>
            </w:r>
          </w:p>
        </w:tc>
      </w:tr>
      <w:tr>
        <w:trPr>
          <w:trHeight w:val="230" w:hRule="atLeast"/>
        </w:trPr>
        <w:tc>
          <w:tcPr>
            <w:tcW w:w="5000" w:type="dxa"/>
            <w:vMerge w:val="restart"/>
            <w:tcBorders/>
            <w:shd w:color="auto" w:fill="auto" w:val="clear"/>
            <w:vAlign w:val="bottom"/>
          </w:tcPr>
          <w:p>
            <w:pPr>
              <w:pStyle w:val="Normal"/>
              <w:spacing w:lineRule="atLeast" w:line="0"/>
              <w:ind w:left="940"/>
              <w:rPr>
                <w:rFonts w:ascii="Arial" w:hAnsi="Arial" w:eastAsia="Arial"/>
              </w:rPr>
            </w:pPr>
            <w:r>
              <w:rPr>
                <w:rFonts w:eastAsia="Arial" w:ascii="Arial" w:hAnsi="Arial"/>
              </w:rPr>
              <w:t>vaak geen onderscheid maken tussen</w:t>
            </w:r>
          </w:p>
        </w:tc>
        <w:tc>
          <w:tcPr>
            <w:tcW w:w="538" w:type="dxa"/>
            <w:vMerge w:val="continue"/>
            <w:tcBorders/>
            <w:shd w:color="auto" w:fill="auto" w:val="clear"/>
            <w:vAlign w:val="bottom"/>
          </w:tcPr>
          <w:p>
            <w:pPr>
              <w:pStyle w:val="Normal"/>
              <w:spacing w:lineRule="atLeast" w:line="0"/>
              <w:rPr>
                <w:rFonts w:ascii="Times New Roman" w:hAnsi="Times New Roman" w:eastAsia="Times New Roman"/>
                <w:sz w:val="7"/>
              </w:rPr>
            </w:pPr>
            <w:r>
              <w:rPr>
                <w:rFonts w:eastAsia="Times New Roman" w:ascii="Times New Roman" w:hAnsi="Times New Roman"/>
                <w:sz w:val="7"/>
              </w:rPr>
            </w:r>
          </w:p>
        </w:tc>
        <w:tc>
          <w:tcPr>
            <w:tcW w:w="4642" w:type="dxa"/>
            <w:vMerge w:val="continue"/>
            <w:tcBorders/>
            <w:shd w:color="auto" w:fill="auto" w:val="clear"/>
            <w:vAlign w:val="bottom"/>
          </w:tcPr>
          <w:p>
            <w:pPr>
              <w:pStyle w:val="Normal"/>
              <w:spacing w:lineRule="atLeast" w:line="0"/>
              <w:rPr>
                <w:rFonts w:ascii="Times New Roman" w:hAnsi="Times New Roman" w:eastAsia="Times New Roman"/>
                <w:sz w:val="7"/>
              </w:rPr>
            </w:pPr>
            <w:r>
              <w:rPr>
                <w:rFonts w:eastAsia="Times New Roman" w:ascii="Times New Roman" w:hAnsi="Times New Roman"/>
                <w:sz w:val="7"/>
              </w:rPr>
            </w:r>
          </w:p>
        </w:tc>
      </w:tr>
      <w:tr>
        <w:trPr>
          <w:trHeight w:val="155" w:hRule="atLeast"/>
        </w:trPr>
        <w:tc>
          <w:tcPr>
            <w:tcW w:w="5000" w:type="dxa"/>
            <w:vMerge w:val="continue"/>
            <w:tcBorders/>
            <w:shd w:color="auto" w:fill="auto" w:val="clear"/>
            <w:vAlign w:val="bottom"/>
          </w:tcPr>
          <w:p>
            <w:pPr>
              <w:pStyle w:val="Normal"/>
              <w:spacing w:lineRule="atLeast" w:line="0"/>
              <w:rPr>
                <w:rFonts w:ascii="Times New Roman" w:hAnsi="Times New Roman" w:eastAsia="Times New Roman"/>
                <w:sz w:val="13"/>
              </w:rPr>
            </w:pPr>
            <w:r>
              <w:rPr>
                <w:rFonts w:eastAsia="Times New Roman" w:ascii="Times New Roman" w:hAnsi="Times New Roman"/>
                <w:sz w:val="13"/>
              </w:rPr>
            </w:r>
          </w:p>
        </w:tc>
        <w:tc>
          <w:tcPr>
            <w:tcW w:w="538" w:type="dxa"/>
            <w:tcBorders/>
            <w:shd w:color="auto" w:fill="auto" w:val="clear"/>
            <w:vAlign w:val="bottom"/>
          </w:tcPr>
          <w:p>
            <w:pPr>
              <w:pStyle w:val="Normal"/>
              <w:spacing w:lineRule="atLeast" w:line="0"/>
              <w:rPr>
                <w:rFonts w:ascii="Times New Roman" w:hAnsi="Times New Roman" w:eastAsia="Times New Roman"/>
                <w:sz w:val="13"/>
              </w:rPr>
            </w:pPr>
            <w:r>
              <w:rPr>
                <w:rFonts w:eastAsia="Times New Roman" w:ascii="Times New Roman" w:hAnsi="Times New Roman"/>
                <w:sz w:val="13"/>
              </w:rPr>
            </w:r>
          </w:p>
        </w:tc>
        <w:tc>
          <w:tcPr>
            <w:tcW w:w="4642" w:type="dxa"/>
            <w:vMerge w:val="restart"/>
            <w:tcBorders/>
            <w:shd w:color="auto" w:fill="auto" w:val="clear"/>
            <w:vAlign w:val="bottom"/>
          </w:tcPr>
          <w:p>
            <w:pPr>
              <w:pStyle w:val="Normal"/>
              <w:spacing w:lineRule="atLeast" w:line="0"/>
              <w:ind w:left="60"/>
              <w:rPr>
                <w:rFonts w:ascii="Arial" w:hAnsi="Arial" w:eastAsia="Arial"/>
              </w:rPr>
            </w:pPr>
            <w:r>
              <w:rPr>
                <w:rFonts w:eastAsia="Arial" w:ascii="Arial" w:hAnsi="Arial"/>
              </w:rPr>
              <w:t>kan een geautomatiseerde tool detecteren</w:t>
            </w:r>
          </w:p>
        </w:tc>
      </w:tr>
      <w:tr>
        <w:trPr>
          <w:trHeight w:val="84" w:hRule="atLeast"/>
        </w:trPr>
        <w:tc>
          <w:tcPr>
            <w:tcW w:w="5000" w:type="dxa"/>
            <w:vMerge w:val="restart"/>
            <w:tcBorders/>
            <w:shd w:color="auto" w:fill="auto" w:val="clear"/>
            <w:vAlign w:val="bottom"/>
          </w:tcPr>
          <w:p>
            <w:pPr>
              <w:pStyle w:val="Normal"/>
              <w:spacing w:lineRule="atLeast" w:line="0"/>
              <w:ind w:left="940"/>
              <w:rPr>
                <w:rFonts w:ascii="Arial" w:hAnsi="Arial" w:eastAsia="Arial"/>
              </w:rPr>
            </w:pPr>
            <w:r>
              <w:rPr>
                <w:rFonts w:eastAsia="Arial" w:ascii="Arial" w:hAnsi="Arial"/>
              </w:rPr>
              <w:t>gebruikers.</w:t>
            </w:r>
          </w:p>
        </w:tc>
        <w:tc>
          <w:tcPr>
            <w:tcW w:w="538" w:type="dxa"/>
            <w:tcBorders/>
            <w:shd w:color="auto" w:fill="auto" w:val="clear"/>
            <w:vAlign w:val="bottom"/>
          </w:tcPr>
          <w:p>
            <w:pPr>
              <w:pStyle w:val="Normal"/>
              <w:spacing w:lineRule="atLeast" w:line="0"/>
              <w:rPr>
                <w:rFonts w:ascii="Times New Roman" w:hAnsi="Times New Roman" w:eastAsia="Times New Roman"/>
                <w:sz w:val="7"/>
              </w:rPr>
            </w:pPr>
            <w:r>
              <w:rPr>
                <w:rFonts w:eastAsia="Times New Roman" w:ascii="Times New Roman" w:hAnsi="Times New Roman"/>
                <w:sz w:val="7"/>
              </w:rPr>
            </w:r>
          </w:p>
        </w:tc>
        <w:tc>
          <w:tcPr>
            <w:tcW w:w="4642" w:type="dxa"/>
            <w:vMerge w:val="continue"/>
            <w:tcBorders/>
            <w:shd w:color="auto" w:fill="auto" w:val="clear"/>
            <w:vAlign w:val="bottom"/>
          </w:tcPr>
          <w:p>
            <w:pPr>
              <w:pStyle w:val="Normal"/>
              <w:spacing w:lineRule="atLeast" w:line="0"/>
              <w:rPr>
                <w:rFonts w:ascii="Times New Roman" w:hAnsi="Times New Roman" w:eastAsia="Times New Roman"/>
                <w:sz w:val="7"/>
              </w:rPr>
            </w:pPr>
            <w:r>
              <w:rPr>
                <w:rFonts w:eastAsia="Times New Roman" w:ascii="Times New Roman" w:hAnsi="Times New Roman"/>
                <w:sz w:val="7"/>
              </w:rPr>
            </w:r>
          </w:p>
        </w:tc>
      </w:tr>
      <w:tr>
        <w:trPr>
          <w:trHeight w:val="175" w:hRule="atLeast"/>
        </w:trPr>
        <w:tc>
          <w:tcPr>
            <w:tcW w:w="5000" w:type="dxa"/>
            <w:vMerge w:val="continue"/>
            <w:tcBorders/>
            <w:shd w:color="auto" w:fill="auto" w:val="clear"/>
            <w:vAlign w:val="bottom"/>
          </w:tcPr>
          <w:p>
            <w:pPr>
              <w:pStyle w:val="Normal"/>
              <w:spacing w:lineRule="atLeast" w:line="0"/>
              <w:rPr>
                <w:rFonts w:ascii="Times New Roman" w:hAnsi="Times New Roman" w:eastAsia="Times New Roman"/>
                <w:sz w:val="15"/>
              </w:rPr>
            </w:pPr>
            <w:r>
              <w:rPr>
                <w:rFonts w:eastAsia="Times New Roman" w:ascii="Times New Roman" w:hAnsi="Times New Roman"/>
                <w:sz w:val="15"/>
              </w:rPr>
            </w:r>
          </w:p>
        </w:tc>
        <w:tc>
          <w:tcPr>
            <w:tcW w:w="538" w:type="dxa"/>
            <w:tcBorders/>
            <w:shd w:color="auto" w:fill="auto" w:val="clear"/>
            <w:vAlign w:val="bottom"/>
          </w:tcPr>
          <w:p>
            <w:pPr>
              <w:pStyle w:val="Normal"/>
              <w:spacing w:lineRule="atLeast" w:line="0"/>
              <w:rPr>
                <w:rFonts w:ascii="Times New Roman" w:hAnsi="Times New Roman" w:eastAsia="Times New Roman"/>
                <w:sz w:val="15"/>
              </w:rPr>
            </w:pPr>
            <w:r>
              <w:rPr>
                <w:rFonts w:eastAsia="Times New Roman" w:ascii="Times New Roman" w:hAnsi="Times New Roman"/>
                <w:sz w:val="15"/>
              </w:rPr>
            </w:r>
          </w:p>
        </w:tc>
        <w:tc>
          <w:tcPr>
            <w:tcW w:w="4642" w:type="dxa"/>
            <w:vMerge w:val="restart"/>
            <w:tcBorders/>
            <w:shd w:color="auto" w:fill="auto" w:val="clear"/>
            <w:vAlign w:val="bottom"/>
          </w:tcPr>
          <w:p>
            <w:pPr>
              <w:pStyle w:val="Normal"/>
              <w:spacing w:lineRule="atLeast" w:line="0"/>
              <w:ind w:left="60"/>
              <w:rPr>
                <w:rFonts w:ascii="Arial" w:hAnsi="Arial" w:eastAsia="Arial"/>
              </w:rPr>
            </w:pPr>
            <w:r>
              <w:rPr>
                <w:rFonts w:eastAsia="Arial" w:ascii="Arial" w:hAnsi="Arial"/>
              </w:rPr>
              <w:t>in vergelijking met handmatige reviews?</w:t>
            </w:r>
          </w:p>
        </w:tc>
      </w:tr>
      <w:tr>
        <w:trPr>
          <w:trHeight w:val="84" w:hRule="atLeast"/>
        </w:trPr>
        <w:tc>
          <w:tcPr>
            <w:tcW w:w="5000" w:type="dxa"/>
            <w:vMerge w:val="restart"/>
            <w:tcBorders/>
            <w:shd w:color="auto" w:fill="auto" w:val="clear"/>
            <w:vAlign w:val="bottom"/>
          </w:tcPr>
          <w:p>
            <w:pPr>
              <w:pStyle w:val="Normal"/>
              <w:spacing w:lineRule="atLeast" w:line="0"/>
              <w:jc w:val="right"/>
              <w:rPr>
                <w:rFonts w:ascii="Arial" w:hAnsi="Arial" w:eastAsia="Arial"/>
              </w:rPr>
            </w:pPr>
            <w:r>
              <w:rPr>
                <w:rFonts w:eastAsia="Arial" w:ascii="Arial" w:hAnsi="Arial"/>
                <w:b/>
              </w:rPr>
              <w:t>–</w:t>
            </w:r>
            <w:r>
              <w:rPr>
                <w:rFonts w:eastAsia="Arial" w:ascii="Arial" w:hAnsi="Arial"/>
              </w:rPr>
              <w:t xml:space="preserve"> </w:t>
            </w:r>
            <w:r>
              <w:rPr>
                <w:rFonts w:eastAsia="Arial" w:ascii="Arial" w:hAnsi="Arial"/>
              </w:rPr>
              <w:t xml:space="preserve">Gebrek aan </w:t>
            </w:r>
            <w:r>
              <w:rPr>
                <w:rFonts w:eastAsia="Arial" w:ascii="Arial" w:hAnsi="Arial"/>
                <w:i/>
              </w:rPr>
              <w:t>audit logging</w:t>
            </w:r>
            <w:r>
              <w:rPr>
                <w:rFonts w:eastAsia="Arial" w:ascii="Arial" w:hAnsi="Arial"/>
              </w:rPr>
              <w:t>, waardoor ac-</w:t>
            </w:r>
          </w:p>
        </w:tc>
        <w:tc>
          <w:tcPr>
            <w:tcW w:w="538" w:type="dxa"/>
            <w:tcBorders/>
            <w:shd w:color="auto" w:fill="auto" w:val="clear"/>
            <w:vAlign w:val="bottom"/>
          </w:tcPr>
          <w:p>
            <w:pPr>
              <w:pStyle w:val="Normal"/>
              <w:spacing w:lineRule="atLeast" w:line="0"/>
              <w:rPr>
                <w:rFonts w:ascii="Times New Roman" w:hAnsi="Times New Roman" w:eastAsia="Times New Roman"/>
                <w:sz w:val="7"/>
              </w:rPr>
            </w:pPr>
            <w:r>
              <w:rPr>
                <w:rFonts w:eastAsia="Times New Roman" w:ascii="Times New Roman" w:hAnsi="Times New Roman"/>
                <w:sz w:val="7"/>
              </w:rPr>
            </w:r>
          </w:p>
        </w:tc>
        <w:tc>
          <w:tcPr>
            <w:tcW w:w="4642" w:type="dxa"/>
            <w:vMerge w:val="continue"/>
            <w:tcBorders/>
            <w:shd w:color="auto" w:fill="auto" w:val="clear"/>
            <w:vAlign w:val="bottom"/>
          </w:tcPr>
          <w:p>
            <w:pPr>
              <w:pStyle w:val="Normal"/>
              <w:spacing w:lineRule="atLeast" w:line="0"/>
              <w:rPr>
                <w:rFonts w:ascii="Times New Roman" w:hAnsi="Times New Roman" w:eastAsia="Times New Roman"/>
                <w:sz w:val="7"/>
              </w:rPr>
            </w:pPr>
            <w:r>
              <w:rPr>
                <w:rFonts w:eastAsia="Times New Roman" w:ascii="Times New Roman" w:hAnsi="Times New Roman"/>
                <w:sz w:val="7"/>
              </w:rPr>
            </w:r>
          </w:p>
        </w:tc>
      </w:tr>
      <w:tr>
        <w:trPr>
          <w:trHeight w:val="215" w:hRule="atLeast"/>
        </w:trPr>
        <w:tc>
          <w:tcPr>
            <w:tcW w:w="5000" w:type="dxa"/>
            <w:vMerge w:val="continue"/>
            <w:tcBorders/>
            <w:shd w:color="auto" w:fill="auto" w:val="clear"/>
            <w:vAlign w:val="bottom"/>
          </w:tcPr>
          <w:p>
            <w:pPr>
              <w:pStyle w:val="Normal"/>
              <w:spacing w:lineRule="atLeast" w:line="0"/>
              <w:rPr>
                <w:rFonts w:ascii="Times New Roman" w:hAnsi="Times New Roman" w:eastAsia="Times New Roman"/>
                <w:sz w:val="18"/>
              </w:rPr>
            </w:pPr>
            <w:r>
              <w:rPr>
                <w:rFonts w:eastAsia="Times New Roman" w:ascii="Times New Roman" w:hAnsi="Times New Roman"/>
                <w:sz w:val="18"/>
              </w:rPr>
            </w:r>
          </w:p>
        </w:tc>
        <w:tc>
          <w:tcPr>
            <w:tcW w:w="538" w:type="dxa"/>
            <w:vMerge w:val="restart"/>
            <w:tcBorders/>
            <w:shd w:color="auto" w:fill="auto" w:val="clear"/>
            <w:vAlign w:val="bottom"/>
          </w:tcPr>
          <w:p>
            <w:pPr>
              <w:pStyle w:val="Normal"/>
              <w:spacing w:lineRule="atLeast" w:line="0"/>
              <w:jc w:val="right"/>
              <w:rPr>
                <w:rFonts w:ascii="Arial" w:hAnsi="Arial" w:eastAsia="Arial"/>
              </w:rPr>
            </w:pPr>
            <w:r>
              <w:rPr>
                <w:rFonts w:eastAsia="Arial" w:ascii="Arial" w:hAnsi="Arial"/>
              </w:rPr>
              <w:t>2.</w:t>
            </w:r>
          </w:p>
        </w:tc>
        <w:tc>
          <w:tcPr>
            <w:tcW w:w="4642" w:type="dxa"/>
            <w:vMerge w:val="restart"/>
            <w:tcBorders/>
            <w:shd w:color="auto" w:fill="auto" w:val="clear"/>
            <w:vAlign w:val="bottom"/>
          </w:tcPr>
          <w:p>
            <w:pPr>
              <w:pStyle w:val="Normal"/>
              <w:spacing w:lineRule="atLeast" w:line="0"/>
              <w:ind w:left="60"/>
              <w:rPr>
                <w:rFonts w:ascii="Arial" w:hAnsi="Arial" w:eastAsia="Arial"/>
              </w:rPr>
            </w:pPr>
            <w:r>
              <w:rPr>
                <w:rFonts w:eastAsia="Arial" w:ascii="Arial" w:hAnsi="Arial"/>
              </w:rPr>
              <w:t>Wat is de gemiddelde tijdsbesparing bij het</w:t>
            </w:r>
          </w:p>
        </w:tc>
      </w:tr>
      <w:tr>
        <w:trPr>
          <w:trHeight w:val="230" w:hRule="atLeast"/>
        </w:trPr>
        <w:tc>
          <w:tcPr>
            <w:tcW w:w="5000" w:type="dxa"/>
            <w:vMerge w:val="restart"/>
            <w:tcBorders/>
            <w:shd w:color="auto" w:fill="auto" w:val="clear"/>
            <w:vAlign w:val="bottom"/>
          </w:tcPr>
          <w:p>
            <w:pPr>
              <w:pStyle w:val="Normal"/>
              <w:spacing w:lineRule="atLeast" w:line="0"/>
              <w:ind w:left="940"/>
              <w:rPr>
                <w:rFonts w:ascii="Arial" w:hAnsi="Arial" w:eastAsia="Arial"/>
              </w:rPr>
            </w:pPr>
            <w:r>
              <w:rPr>
                <w:rFonts w:eastAsia="Arial" w:ascii="Arial" w:hAnsi="Arial"/>
              </w:rPr>
              <w:t>ties niet traceerbaar zijn.</w:t>
            </w:r>
          </w:p>
        </w:tc>
        <w:tc>
          <w:tcPr>
            <w:tcW w:w="538" w:type="dxa"/>
            <w:vMerge w:val="continue"/>
            <w:tcBorders/>
            <w:shd w:color="auto" w:fill="auto" w:val="clear"/>
            <w:vAlign w:val="bottom"/>
          </w:tcPr>
          <w:p>
            <w:pPr>
              <w:pStyle w:val="Normal"/>
              <w:spacing w:lineRule="atLeast" w:line="0"/>
              <w:rPr>
                <w:rFonts w:ascii="Times New Roman" w:hAnsi="Times New Roman" w:eastAsia="Times New Roman"/>
                <w:sz w:val="14"/>
              </w:rPr>
            </w:pPr>
            <w:r>
              <w:rPr>
                <w:rFonts w:eastAsia="Times New Roman" w:ascii="Times New Roman" w:hAnsi="Times New Roman"/>
                <w:sz w:val="14"/>
              </w:rPr>
            </w:r>
          </w:p>
        </w:tc>
        <w:tc>
          <w:tcPr>
            <w:tcW w:w="4642" w:type="dxa"/>
            <w:vMerge w:val="continue"/>
            <w:tcBorders/>
            <w:shd w:color="auto" w:fill="auto" w:val="clear"/>
            <w:vAlign w:val="bottom"/>
          </w:tcPr>
          <w:p>
            <w:pPr>
              <w:pStyle w:val="Normal"/>
              <w:spacing w:lineRule="atLeast" w:line="0"/>
              <w:rPr>
                <w:rFonts w:ascii="Times New Roman" w:hAnsi="Times New Roman" w:eastAsia="Times New Roman"/>
                <w:sz w:val="14"/>
              </w:rPr>
            </w:pPr>
            <w:r>
              <w:rPr>
                <w:rFonts w:eastAsia="Times New Roman" w:ascii="Times New Roman" w:hAnsi="Times New Roman"/>
                <w:sz w:val="14"/>
              </w:rPr>
            </w:r>
          </w:p>
        </w:tc>
      </w:tr>
      <w:tr>
        <w:trPr>
          <w:trHeight w:val="95" w:hRule="atLeast"/>
        </w:trPr>
        <w:tc>
          <w:tcPr>
            <w:tcW w:w="5000" w:type="dxa"/>
            <w:vMerge w:val="continue"/>
            <w:tcBorders/>
            <w:shd w:color="auto" w:fill="auto" w:val="clear"/>
            <w:vAlign w:val="bottom"/>
          </w:tcPr>
          <w:p>
            <w:pPr>
              <w:pStyle w:val="Normal"/>
              <w:spacing w:lineRule="atLeast" w:line="0"/>
              <w:rPr>
                <w:rFonts w:ascii="Times New Roman" w:hAnsi="Times New Roman" w:eastAsia="Times New Roman"/>
                <w:sz w:val="8"/>
              </w:rPr>
            </w:pPr>
            <w:r>
              <w:rPr>
                <w:rFonts w:eastAsia="Times New Roman" w:ascii="Times New Roman" w:hAnsi="Times New Roman"/>
                <w:sz w:val="8"/>
              </w:rPr>
            </w:r>
          </w:p>
        </w:tc>
        <w:tc>
          <w:tcPr>
            <w:tcW w:w="538" w:type="dxa"/>
            <w:tcBorders/>
            <w:shd w:color="auto" w:fill="auto" w:val="clear"/>
            <w:vAlign w:val="bottom"/>
          </w:tcPr>
          <w:p>
            <w:pPr>
              <w:pStyle w:val="Normal"/>
              <w:spacing w:lineRule="atLeast" w:line="0"/>
              <w:rPr>
                <w:rFonts w:ascii="Times New Roman" w:hAnsi="Times New Roman" w:eastAsia="Times New Roman"/>
                <w:sz w:val="8"/>
              </w:rPr>
            </w:pPr>
            <w:r>
              <w:rPr>
                <w:rFonts w:eastAsia="Times New Roman" w:ascii="Times New Roman" w:hAnsi="Times New Roman"/>
                <w:sz w:val="8"/>
              </w:rPr>
            </w:r>
          </w:p>
        </w:tc>
        <w:tc>
          <w:tcPr>
            <w:tcW w:w="4642" w:type="dxa"/>
            <w:vMerge w:val="restart"/>
            <w:tcBorders/>
            <w:shd w:color="auto" w:fill="auto" w:val="clear"/>
            <w:vAlign w:val="bottom"/>
          </w:tcPr>
          <w:p>
            <w:pPr>
              <w:pStyle w:val="Normal"/>
              <w:spacing w:lineRule="atLeast" w:line="0"/>
              <w:ind w:left="60"/>
              <w:rPr>
                <w:rFonts w:ascii="Arial" w:hAnsi="Arial" w:eastAsia="Arial"/>
              </w:rPr>
            </w:pPr>
            <w:r>
              <w:rPr>
                <w:rFonts w:eastAsia="Arial" w:ascii="Arial" w:hAnsi="Arial"/>
              </w:rPr>
              <w:t>scannen van MCP-servers door een geauto-</w:t>
            </w:r>
          </w:p>
        </w:tc>
      </w:tr>
      <w:tr>
        <w:trPr>
          <w:trHeight w:val="144" w:hRule="atLeast"/>
        </w:trPr>
        <w:tc>
          <w:tcPr>
            <w:tcW w:w="5000" w:type="dxa"/>
            <w:vMerge w:val="restart"/>
            <w:tcBorders/>
            <w:shd w:color="auto" w:fill="auto" w:val="clear"/>
            <w:vAlign w:val="bottom"/>
          </w:tcPr>
          <w:p>
            <w:pPr>
              <w:pStyle w:val="Normal"/>
              <w:spacing w:lineRule="atLeast" w:line="0"/>
              <w:jc w:val="right"/>
              <w:rPr>
                <w:rFonts w:ascii="Arial" w:hAnsi="Arial" w:eastAsia="Arial"/>
              </w:rPr>
            </w:pPr>
            <w:r>
              <w:rPr>
                <w:rFonts w:eastAsia="Arial" w:ascii="Arial" w:hAnsi="Arial"/>
              </w:rPr>
              <w:t xml:space="preserve">• </w:t>
            </w:r>
            <w:r>
              <w:rPr>
                <w:rFonts w:eastAsia="Arial" w:ascii="Arial" w:hAnsi="Arial"/>
                <w:b/>
              </w:rPr>
              <w:t>Doelgroep:</w:t>
            </w:r>
            <w:r>
              <w:rPr>
                <w:rFonts w:eastAsia="Arial" w:ascii="Arial" w:hAnsi="Arial"/>
              </w:rPr>
              <w:t xml:space="preserve"> Het onderzoek richt zich op se-</w:t>
            </w:r>
          </w:p>
        </w:tc>
        <w:tc>
          <w:tcPr>
            <w:tcW w:w="538" w:type="dxa"/>
            <w:tcBorders/>
            <w:shd w:color="auto" w:fill="auto" w:val="clear"/>
            <w:vAlign w:val="bottom"/>
          </w:tcPr>
          <w:p>
            <w:pPr>
              <w:pStyle w:val="Normal"/>
              <w:spacing w:lineRule="atLeast" w:line="0"/>
              <w:rPr>
                <w:rFonts w:ascii="Times New Roman" w:hAnsi="Times New Roman" w:eastAsia="Times New Roman"/>
                <w:sz w:val="12"/>
              </w:rPr>
            </w:pPr>
            <w:r>
              <w:rPr>
                <w:rFonts w:eastAsia="Times New Roman" w:ascii="Times New Roman" w:hAnsi="Times New Roman"/>
                <w:sz w:val="12"/>
              </w:rPr>
            </w:r>
          </w:p>
        </w:tc>
        <w:tc>
          <w:tcPr>
            <w:tcW w:w="4642" w:type="dxa"/>
            <w:vMerge w:val="continue"/>
            <w:tcBorders/>
            <w:shd w:color="auto" w:fill="auto" w:val="clear"/>
            <w:vAlign w:val="bottom"/>
          </w:tcPr>
          <w:p>
            <w:pPr>
              <w:pStyle w:val="Normal"/>
              <w:spacing w:lineRule="atLeast" w:line="0"/>
              <w:rPr>
                <w:rFonts w:ascii="Times New Roman" w:hAnsi="Times New Roman" w:eastAsia="Times New Roman"/>
                <w:sz w:val="12"/>
              </w:rPr>
            </w:pPr>
            <w:r>
              <w:rPr>
                <w:rFonts w:eastAsia="Times New Roman" w:ascii="Times New Roman" w:hAnsi="Times New Roman"/>
                <w:sz w:val="12"/>
              </w:rPr>
            </w:r>
          </w:p>
        </w:tc>
      </w:tr>
      <w:tr>
        <w:trPr>
          <w:trHeight w:val="235" w:hRule="atLeast"/>
        </w:trPr>
        <w:tc>
          <w:tcPr>
            <w:tcW w:w="5000" w:type="dxa"/>
            <w:vMerge w:val="continue"/>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c>
          <w:tcPr>
            <w:tcW w:w="538"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c>
          <w:tcPr>
            <w:tcW w:w="4642" w:type="dxa"/>
            <w:tcBorders/>
            <w:shd w:color="auto" w:fill="auto" w:val="clear"/>
            <w:vAlign w:val="bottom"/>
          </w:tcPr>
          <w:p>
            <w:pPr>
              <w:pStyle w:val="Normal"/>
              <w:spacing w:lineRule="atLeast" w:line="0"/>
              <w:ind w:left="60"/>
              <w:rPr>
                <w:rFonts w:ascii="Arial" w:hAnsi="Arial" w:eastAsia="Arial"/>
              </w:rPr>
            </w:pPr>
            <w:r>
              <w:rPr>
                <w:rFonts w:eastAsia="Arial" w:ascii="Arial" w:hAnsi="Arial"/>
              </w:rPr>
              <w:t>matiseerde pipeline?</w:t>
            </w:r>
          </w:p>
        </w:tc>
      </w:tr>
      <w:tr>
        <w:trPr>
          <w:trHeight w:val="207" w:hRule="atLeast"/>
        </w:trPr>
        <w:tc>
          <w:tcPr>
            <w:tcW w:w="5000" w:type="dxa"/>
            <w:tcBorders/>
            <w:shd w:color="auto" w:fill="auto" w:val="clear"/>
            <w:vAlign w:val="bottom"/>
          </w:tcPr>
          <w:p>
            <w:pPr>
              <w:pStyle w:val="Normal"/>
              <w:spacing w:lineRule="exact" w:line="207"/>
              <w:jc w:val="right"/>
              <w:rPr>
                <w:rFonts w:ascii="Arial" w:hAnsi="Arial" w:eastAsia="Arial"/>
              </w:rPr>
            </w:pPr>
            <w:r>
              <w:rPr>
                <w:rFonts w:eastAsia="Arial" w:ascii="Arial" w:hAnsi="Arial"/>
              </w:rPr>
              <w:t>curity teams, DevSecOps-engineers en en-</w:t>
            </w:r>
          </w:p>
        </w:tc>
        <w:tc>
          <w:tcPr>
            <w:tcW w:w="538" w:type="dxa"/>
            <w:tcBorders/>
            <w:shd w:color="auto" w:fill="auto" w:val="clear"/>
            <w:vAlign w:val="bottom"/>
          </w:tcPr>
          <w:p>
            <w:pPr>
              <w:pStyle w:val="Normal"/>
              <w:spacing w:lineRule="atLeast" w:line="0"/>
              <w:rPr>
                <w:rFonts w:ascii="Times New Roman" w:hAnsi="Times New Roman" w:eastAsia="Times New Roman"/>
                <w:sz w:val="17"/>
              </w:rPr>
            </w:pPr>
            <w:r>
              <w:rPr>
                <w:rFonts w:eastAsia="Times New Roman" w:ascii="Times New Roman" w:hAnsi="Times New Roman"/>
                <w:sz w:val="17"/>
              </w:rPr>
            </w:r>
          </w:p>
        </w:tc>
        <w:tc>
          <w:tcPr>
            <w:tcW w:w="4642" w:type="dxa"/>
            <w:tcBorders/>
            <w:shd w:color="auto" w:fill="auto" w:val="clear"/>
            <w:vAlign w:val="bottom"/>
          </w:tcPr>
          <w:p>
            <w:pPr>
              <w:pStyle w:val="Normal"/>
              <w:spacing w:lineRule="atLeast" w:line="0"/>
              <w:rPr>
                <w:rFonts w:ascii="Times New Roman" w:hAnsi="Times New Roman" w:eastAsia="Times New Roman"/>
                <w:sz w:val="17"/>
              </w:rPr>
            </w:pPr>
            <w:r>
              <w:rPr>
                <w:rFonts w:eastAsia="Times New Roman" w:ascii="Times New Roman" w:hAnsi="Times New Roman"/>
                <w:sz w:val="17"/>
              </w:rPr>
            </w:r>
          </w:p>
        </w:tc>
      </w:tr>
      <w:tr>
        <w:trPr>
          <w:trHeight w:val="239" w:hRule="atLeast"/>
        </w:trPr>
        <w:tc>
          <w:tcPr>
            <w:tcW w:w="5538" w:type="dxa"/>
            <w:gridSpan w:val="2"/>
            <w:tcBorders/>
            <w:shd w:color="auto" w:fill="auto" w:val="clear"/>
            <w:vAlign w:val="bottom"/>
          </w:tcPr>
          <w:p>
            <w:pPr>
              <w:pStyle w:val="Normal"/>
              <w:spacing w:lineRule="exact" w:line="239"/>
              <w:ind w:left="500"/>
              <w:rPr>
                <w:rFonts w:ascii="Arial" w:hAnsi="Arial" w:eastAsia="Arial"/>
                <w:sz w:val="27"/>
                <w:vertAlign w:val="superscript"/>
              </w:rPr>
            </w:pPr>
            <w:r>
              <w:rPr>
                <w:rFonts w:eastAsia="Arial" w:ascii="Arial" w:hAnsi="Arial"/>
                <w:sz w:val="16"/>
              </w:rPr>
              <w:t>terprise architects binnen Fintech, e-commerce</w:t>
            </w:r>
            <w:r>
              <w:rPr>
                <w:rFonts w:eastAsia="Arial" w:ascii="Arial" w:hAnsi="Arial"/>
                <w:sz w:val="27"/>
              </w:rPr>
              <w:t xml:space="preserve"> </w:t>
            </w:r>
            <w:r>
              <w:rPr>
                <w:rFonts w:eastAsia="Arial" w:ascii="Arial" w:hAnsi="Arial"/>
                <w:sz w:val="27"/>
                <w:vertAlign w:val="superscript"/>
              </w:rPr>
              <w:t>3.</w:t>
            </w:r>
          </w:p>
        </w:tc>
        <w:tc>
          <w:tcPr>
            <w:tcW w:w="4642" w:type="dxa"/>
            <w:tcBorders/>
            <w:shd w:color="auto" w:fill="auto" w:val="clear"/>
            <w:vAlign w:val="bottom"/>
          </w:tcPr>
          <w:p>
            <w:pPr>
              <w:pStyle w:val="Normal"/>
              <w:spacing w:lineRule="atLeast" w:line="0"/>
              <w:ind w:left="60"/>
              <w:rPr>
                <w:rFonts w:ascii="Arial" w:hAnsi="Arial" w:eastAsia="Arial"/>
              </w:rPr>
            </w:pPr>
            <w:r>
              <w:rPr>
                <w:rFonts w:eastAsia="Arial" w:ascii="Arial" w:hAnsi="Arial"/>
              </w:rPr>
              <w:t>Wat is het percentage false positives/negatives</w:t>
            </w:r>
          </w:p>
        </w:tc>
      </w:tr>
      <w:tr>
        <w:trPr>
          <w:trHeight w:val="196" w:hRule="atLeast"/>
        </w:trPr>
        <w:tc>
          <w:tcPr>
            <w:tcW w:w="5000" w:type="dxa"/>
            <w:vMerge w:val="restart"/>
            <w:tcBorders/>
            <w:shd w:color="auto" w:fill="auto" w:val="clear"/>
            <w:vAlign w:val="bottom"/>
          </w:tcPr>
          <w:p>
            <w:pPr>
              <w:pStyle w:val="Normal"/>
              <w:spacing w:lineRule="atLeast" w:line="0"/>
              <w:ind w:left="500"/>
              <w:rPr>
                <w:rFonts w:ascii="Arial" w:hAnsi="Arial" w:eastAsia="Arial"/>
              </w:rPr>
            </w:pPr>
            <w:r>
              <w:rPr>
                <w:rFonts w:eastAsia="Arial" w:ascii="Arial" w:hAnsi="Arial"/>
              </w:rPr>
              <w:t>en andere gereguleerde industrieën.</w:t>
            </w:r>
          </w:p>
        </w:tc>
        <w:tc>
          <w:tcPr>
            <w:tcW w:w="538" w:type="dxa"/>
            <w:tcBorders/>
            <w:shd w:color="auto" w:fill="auto" w:val="clear"/>
            <w:vAlign w:val="bottom"/>
          </w:tcPr>
          <w:p>
            <w:pPr>
              <w:pStyle w:val="Normal"/>
              <w:spacing w:lineRule="atLeast" w:line="0"/>
              <w:rPr>
                <w:rFonts w:ascii="Times New Roman" w:hAnsi="Times New Roman" w:eastAsia="Times New Roman"/>
                <w:sz w:val="17"/>
              </w:rPr>
            </w:pPr>
            <w:r>
              <w:rPr>
                <w:rFonts w:eastAsia="Times New Roman" w:ascii="Times New Roman" w:hAnsi="Times New Roman"/>
                <w:sz w:val="17"/>
              </w:rPr>
            </w:r>
          </w:p>
        </w:tc>
        <w:tc>
          <w:tcPr>
            <w:tcW w:w="4642" w:type="dxa"/>
            <w:tcBorders/>
            <w:shd w:color="auto" w:fill="auto" w:val="clear"/>
            <w:vAlign w:val="bottom"/>
          </w:tcPr>
          <w:p>
            <w:pPr>
              <w:pStyle w:val="Normal"/>
              <w:spacing w:lineRule="exact" w:line="196"/>
              <w:ind w:left="60"/>
              <w:rPr>
                <w:rFonts w:ascii="Arial" w:hAnsi="Arial" w:eastAsia="Arial"/>
              </w:rPr>
            </w:pPr>
            <w:r>
              <w:rPr>
                <w:rFonts w:eastAsia="Arial" w:ascii="Arial" w:hAnsi="Arial"/>
              </w:rPr>
              <w:t>bij gebruik van SAST, DAST en fuzzing op</w:t>
            </w:r>
          </w:p>
        </w:tc>
      </w:tr>
      <w:tr>
        <w:trPr>
          <w:trHeight w:val="95" w:hRule="atLeast"/>
        </w:trPr>
        <w:tc>
          <w:tcPr>
            <w:tcW w:w="5000" w:type="dxa"/>
            <w:vMerge w:val="continue"/>
            <w:tcBorders/>
            <w:shd w:color="auto" w:fill="auto" w:val="clear"/>
            <w:vAlign w:val="bottom"/>
          </w:tcPr>
          <w:p>
            <w:pPr>
              <w:pStyle w:val="Normal"/>
              <w:spacing w:lineRule="atLeast" w:line="0"/>
              <w:rPr>
                <w:rFonts w:ascii="Times New Roman" w:hAnsi="Times New Roman" w:eastAsia="Times New Roman"/>
                <w:sz w:val="8"/>
              </w:rPr>
            </w:pPr>
            <w:r>
              <w:rPr>
                <w:rFonts w:eastAsia="Times New Roman" w:ascii="Times New Roman" w:hAnsi="Times New Roman"/>
                <w:sz w:val="8"/>
              </w:rPr>
            </w:r>
          </w:p>
        </w:tc>
        <w:tc>
          <w:tcPr>
            <w:tcW w:w="538" w:type="dxa"/>
            <w:tcBorders/>
            <w:shd w:color="auto" w:fill="auto" w:val="clear"/>
            <w:vAlign w:val="bottom"/>
          </w:tcPr>
          <w:p>
            <w:pPr>
              <w:pStyle w:val="Normal"/>
              <w:spacing w:lineRule="atLeast" w:line="0"/>
              <w:rPr>
                <w:rFonts w:ascii="Times New Roman" w:hAnsi="Times New Roman" w:eastAsia="Times New Roman"/>
                <w:sz w:val="8"/>
              </w:rPr>
            </w:pPr>
            <w:r>
              <w:rPr>
                <w:rFonts w:eastAsia="Times New Roman" w:ascii="Times New Roman" w:hAnsi="Times New Roman"/>
                <w:sz w:val="8"/>
              </w:rPr>
            </w:r>
          </w:p>
        </w:tc>
        <w:tc>
          <w:tcPr>
            <w:tcW w:w="4642" w:type="dxa"/>
            <w:vMerge w:val="restart"/>
            <w:tcBorders/>
            <w:shd w:color="auto" w:fill="auto" w:val="clear"/>
            <w:vAlign w:val="bottom"/>
          </w:tcPr>
          <w:p>
            <w:pPr>
              <w:pStyle w:val="Normal"/>
              <w:spacing w:lineRule="atLeast" w:line="0"/>
              <w:ind w:left="60"/>
              <w:rPr>
                <w:rFonts w:ascii="Arial" w:hAnsi="Arial" w:eastAsia="Arial"/>
              </w:rPr>
            </w:pPr>
            <w:r>
              <w:rPr>
                <w:rFonts w:eastAsia="Arial" w:ascii="Arial" w:hAnsi="Arial"/>
              </w:rPr>
              <w:t>MCP-implementaties?</w:t>
            </w:r>
          </w:p>
        </w:tc>
      </w:tr>
      <w:tr>
        <w:trPr>
          <w:trHeight w:val="164" w:hRule="atLeast"/>
        </w:trPr>
        <w:tc>
          <w:tcPr>
            <w:tcW w:w="5000" w:type="dxa"/>
            <w:tcBorders/>
            <w:shd w:color="auto" w:fill="auto" w:val="clear"/>
            <w:vAlign w:val="bottom"/>
          </w:tcPr>
          <w:p>
            <w:pPr>
              <w:pStyle w:val="Normal"/>
              <w:spacing w:lineRule="atLeast" w:line="0"/>
              <w:rPr>
                <w:rFonts w:ascii="Times New Roman" w:hAnsi="Times New Roman" w:eastAsia="Times New Roman"/>
                <w:sz w:val="14"/>
              </w:rPr>
            </w:pPr>
            <w:r>
              <w:rPr>
                <w:rFonts w:eastAsia="Times New Roman" w:ascii="Times New Roman" w:hAnsi="Times New Roman"/>
                <w:sz w:val="14"/>
              </w:rPr>
            </w:r>
          </w:p>
        </w:tc>
        <w:tc>
          <w:tcPr>
            <w:tcW w:w="538" w:type="dxa"/>
            <w:tcBorders/>
            <w:shd w:color="auto" w:fill="auto" w:val="clear"/>
            <w:vAlign w:val="bottom"/>
          </w:tcPr>
          <w:p>
            <w:pPr>
              <w:pStyle w:val="Normal"/>
              <w:spacing w:lineRule="atLeast" w:line="0"/>
              <w:rPr>
                <w:rFonts w:ascii="Times New Roman" w:hAnsi="Times New Roman" w:eastAsia="Times New Roman"/>
                <w:sz w:val="14"/>
              </w:rPr>
            </w:pPr>
            <w:r>
              <w:rPr>
                <w:rFonts w:eastAsia="Times New Roman" w:ascii="Times New Roman" w:hAnsi="Times New Roman"/>
                <w:sz w:val="14"/>
              </w:rPr>
            </w:r>
          </w:p>
        </w:tc>
        <w:tc>
          <w:tcPr>
            <w:tcW w:w="4642" w:type="dxa"/>
            <w:vMerge w:val="continue"/>
            <w:tcBorders/>
            <w:shd w:color="auto" w:fill="auto" w:val="clear"/>
            <w:vAlign w:val="bottom"/>
          </w:tcPr>
          <w:p>
            <w:pPr>
              <w:pStyle w:val="Normal"/>
              <w:spacing w:lineRule="atLeast" w:line="0"/>
              <w:rPr>
                <w:rFonts w:ascii="Times New Roman" w:hAnsi="Times New Roman" w:eastAsia="Times New Roman"/>
                <w:sz w:val="14"/>
              </w:rPr>
            </w:pPr>
            <w:r>
              <w:rPr>
                <w:rFonts w:eastAsia="Times New Roman" w:ascii="Times New Roman" w:hAnsi="Times New Roman"/>
                <w:sz w:val="14"/>
              </w:rPr>
            </w:r>
          </w:p>
        </w:tc>
      </w:tr>
      <w:tr>
        <w:trPr>
          <w:trHeight w:val="382" w:hRule="atLeast"/>
        </w:trPr>
        <w:tc>
          <w:tcPr>
            <w:tcW w:w="5000" w:type="dxa"/>
            <w:tcBorders/>
            <w:shd w:color="auto" w:fill="auto" w:val="clear"/>
            <w:vAlign w:val="bottom"/>
          </w:tcPr>
          <w:p>
            <w:pPr>
              <w:pStyle w:val="Normal"/>
              <w:spacing w:lineRule="atLeast" w:line="0"/>
              <w:rPr>
                <w:rFonts w:ascii="Arial" w:hAnsi="Arial" w:eastAsia="Arial"/>
                <w:b/>
                <w:color w:val="4CA2D5"/>
                <w:sz w:val="29"/>
              </w:rPr>
            </w:pPr>
            <w:r>
              <w:rPr>
                <w:rFonts w:eastAsia="Arial" w:ascii="Arial" w:hAnsi="Arial"/>
                <w:b/>
                <w:sz w:val="29"/>
              </w:rPr>
              <w:t>3.</w:t>
            </w:r>
            <w:r>
              <w:rPr>
                <w:rFonts w:eastAsia="Arial" w:ascii="Arial" w:hAnsi="Arial"/>
                <w:b/>
                <w:color w:val="4CA2D5"/>
                <w:sz w:val="29"/>
              </w:rPr>
              <w:t xml:space="preserve"> Doelstelling</w:t>
            </w:r>
          </w:p>
        </w:tc>
        <w:tc>
          <w:tcPr>
            <w:tcW w:w="538" w:type="dxa"/>
            <w:tcBorders/>
            <w:shd w:color="auto" w:fill="auto" w:val="clear"/>
            <w:vAlign w:val="bottom"/>
          </w:tcPr>
          <w:p>
            <w:pPr>
              <w:pStyle w:val="Normal"/>
              <w:spacing w:lineRule="atLeast" w:line="0"/>
              <w:jc w:val="right"/>
              <w:rPr>
                <w:rFonts w:ascii="Arial" w:hAnsi="Arial" w:eastAsia="Arial"/>
              </w:rPr>
            </w:pPr>
            <w:r>
              <w:rPr>
                <w:rFonts w:eastAsia="Arial" w:ascii="Arial" w:hAnsi="Arial"/>
              </w:rPr>
              <w:t>4.</w:t>
            </w:r>
          </w:p>
        </w:tc>
        <w:tc>
          <w:tcPr>
            <w:tcW w:w="4642" w:type="dxa"/>
            <w:tcBorders/>
            <w:shd w:color="auto" w:fill="auto" w:val="clear"/>
            <w:vAlign w:val="bottom"/>
          </w:tcPr>
          <w:p>
            <w:pPr>
              <w:pStyle w:val="Normal"/>
              <w:spacing w:lineRule="atLeast" w:line="0"/>
              <w:ind w:left="60"/>
              <w:rPr>
                <w:rFonts w:ascii="Arial" w:hAnsi="Arial" w:eastAsia="Arial"/>
              </w:rPr>
            </w:pPr>
            <w:r>
              <w:rPr>
                <w:rFonts w:eastAsia="Arial" w:ascii="Arial" w:hAnsi="Arial"/>
              </w:rPr>
              <w:t>Hoeveel MCP-servers kunnen effectief per</w:t>
            </w:r>
          </w:p>
        </w:tc>
      </w:tr>
      <w:tr>
        <w:trPr>
          <w:trHeight w:val="236" w:hRule="atLeast"/>
        </w:trPr>
        <w:tc>
          <w:tcPr>
            <w:tcW w:w="5000" w:type="dxa"/>
            <w:vMerge w:val="restart"/>
            <w:tcBorders/>
            <w:shd w:color="auto" w:fill="auto" w:val="clear"/>
            <w:vAlign w:val="bottom"/>
          </w:tcPr>
          <w:p>
            <w:pPr>
              <w:pStyle w:val="Normal"/>
              <w:spacing w:lineRule="atLeast" w:line="0"/>
              <w:jc w:val="right"/>
              <w:rPr>
                <w:rFonts w:ascii="Arial" w:hAnsi="Arial" w:eastAsia="Arial"/>
              </w:rPr>
            </w:pPr>
            <w:r>
              <w:rPr>
                <w:rFonts w:eastAsia="Arial" w:ascii="Arial" w:hAnsi="Arial"/>
              </w:rPr>
              <w:t>Deze bachelorproef wil een geautomatiseerd</w:t>
            </w:r>
          </w:p>
        </w:tc>
        <w:tc>
          <w:tcPr>
            <w:tcW w:w="538"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c>
          <w:tcPr>
            <w:tcW w:w="4642" w:type="dxa"/>
            <w:tcBorders/>
            <w:shd w:color="auto" w:fill="auto" w:val="clear"/>
            <w:vAlign w:val="bottom"/>
          </w:tcPr>
          <w:p>
            <w:pPr>
              <w:pStyle w:val="Normal"/>
              <w:spacing w:lineRule="atLeast" w:line="0"/>
              <w:ind w:left="60"/>
              <w:rPr>
                <w:rFonts w:ascii="Arial" w:hAnsi="Arial" w:eastAsia="Arial"/>
              </w:rPr>
            </w:pPr>
            <w:r>
              <w:rPr>
                <w:rFonts w:eastAsia="Arial" w:ascii="Arial" w:hAnsi="Arial"/>
              </w:rPr>
              <w:t>dag worden gescand met het voorgestelde</w:t>
            </w:r>
          </w:p>
        </w:tc>
      </w:tr>
      <w:tr>
        <w:trPr>
          <w:trHeight w:val="133" w:hRule="atLeast"/>
        </w:trPr>
        <w:tc>
          <w:tcPr>
            <w:tcW w:w="5000" w:type="dxa"/>
            <w:vMerge w:val="continue"/>
            <w:tcBorders/>
            <w:shd w:color="auto" w:fill="auto" w:val="clear"/>
            <w:vAlign w:val="bottom"/>
          </w:tcPr>
          <w:p>
            <w:pPr>
              <w:pStyle w:val="Normal"/>
              <w:spacing w:lineRule="atLeast" w:line="0"/>
              <w:rPr>
                <w:rFonts w:ascii="Times New Roman" w:hAnsi="Times New Roman" w:eastAsia="Times New Roman"/>
                <w:sz w:val="11"/>
              </w:rPr>
            </w:pPr>
            <w:r>
              <w:rPr>
                <w:rFonts w:eastAsia="Times New Roman" w:ascii="Times New Roman" w:hAnsi="Times New Roman"/>
                <w:sz w:val="11"/>
              </w:rPr>
            </w:r>
          </w:p>
        </w:tc>
        <w:tc>
          <w:tcPr>
            <w:tcW w:w="538" w:type="dxa"/>
            <w:tcBorders/>
            <w:shd w:color="auto" w:fill="auto" w:val="clear"/>
            <w:vAlign w:val="bottom"/>
          </w:tcPr>
          <w:p>
            <w:pPr>
              <w:pStyle w:val="Normal"/>
              <w:spacing w:lineRule="atLeast" w:line="0"/>
              <w:rPr>
                <w:rFonts w:ascii="Times New Roman" w:hAnsi="Times New Roman" w:eastAsia="Times New Roman"/>
                <w:sz w:val="11"/>
              </w:rPr>
            </w:pPr>
            <w:r>
              <w:rPr>
                <w:rFonts w:eastAsia="Times New Roman" w:ascii="Times New Roman" w:hAnsi="Times New Roman"/>
                <w:sz w:val="11"/>
              </w:rPr>
            </w:r>
          </w:p>
        </w:tc>
        <w:tc>
          <w:tcPr>
            <w:tcW w:w="4642" w:type="dxa"/>
            <w:vMerge w:val="restart"/>
            <w:tcBorders/>
            <w:shd w:color="auto" w:fill="auto" w:val="clear"/>
            <w:vAlign w:val="bottom"/>
          </w:tcPr>
          <w:p>
            <w:pPr>
              <w:pStyle w:val="Normal"/>
              <w:spacing w:lineRule="atLeast" w:line="0"/>
              <w:ind w:left="60"/>
              <w:rPr>
                <w:rFonts w:ascii="Arial" w:hAnsi="Arial" w:eastAsia="Arial"/>
              </w:rPr>
            </w:pPr>
            <w:r>
              <w:rPr>
                <w:rFonts w:eastAsia="Arial" w:ascii="Arial" w:hAnsi="Arial"/>
              </w:rPr>
              <w:t>framework?</w:t>
            </w:r>
          </w:p>
        </w:tc>
      </w:tr>
      <w:tr>
        <w:trPr>
          <w:trHeight w:val="126" w:hRule="atLeast"/>
        </w:trPr>
        <w:tc>
          <w:tcPr>
            <w:tcW w:w="5000" w:type="dxa"/>
            <w:vMerge w:val="restart"/>
            <w:tcBorders/>
            <w:shd w:color="auto" w:fill="auto" w:val="clear"/>
            <w:vAlign w:val="bottom"/>
          </w:tcPr>
          <w:p>
            <w:pPr>
              <w:pStyle w:val="Normal"/>
              <w:spacing w:lineRule="atLeast" w:line="0"/>
              <w:jc w:val="right"/>
              <w:rPr>
                <w:rFonts w:ascii="Arial" w:hAnsi="Arial" w:eastAsia="Arial"/>
              </w:rPr>
            </w:pPr>
            <w:r>
              <w:rPr>
                <w:rFonts w:eastAsia="Arial" w:ascii="Arial" w:hAnsi="Arial"/>
              </w:rPr>
              <w:t>security assessment framework ontwerpen, ont-</w:t>
            </w:r>
          </w:p>
        </w:tc>
        <w:tc>
          <w:tcPr>
            <w:tcW w:w="538" w:type="dxa"/>
            <w:tcBorders/>
            <w:shd w:color="auto" w:fill="auto" w:val="clear"/>
            <w:vAlign w:val="bottom"/>
          </w:tcPr>
          <w:p>
            <w:pPr>
              <w:pStyle w:val="Normal"/>
              <w:spacing w:lineRule="atLeast" w:line="0"/>
              <w:rPr>
                <w:rFonts w:ascii="Times New Roman" w:hAnsi="Times New Roman" w:eastAsia="Times New Roman"/>
                <w:sz w:val="10"/>
              </w:rPr>
            </w:pPr>
            <w:r>
              <w:rPr>
                <w:rFonts w:eastAsia="Times New Roman" w:ascii="Times New Roman" w:hAnsi="Times New Roman"/>
                <w:sz w:val="10"/>
              </w:rPr>
            </w:r>
          </w:p>
        </w:tc>
        <w:tc>
          <w:tcPr>
            <w:tcW w:w="4642" w:type="dxa"/>
            <w:vMerge w:val="continue"/>
            <w:tcBorders/>
            <w:shd w:color="auto" w:fill="auto" w:val="clear"/>
            <w:vAlign w:val="bottom"/>
          </w:tcPr>
          <w:p>
            <w:pPr>
              <w:pStyle w:val="Normal"/>
              <w:spacing w:lineRule="atLeast" w:line="0"/>
              <w:rPr>
                <w:rFonts w:ascii="Times New Roman" w:hAnsi="Times New Roman" w:eastAsia="Times New Roman"/>
                <w:sz w:val="10"/>
              </w:rPr>
            </w:pPr>
            <w:r>
              <w:rPr>
                <w:rFonts w:eastAsia="Times New Roman" w:ascii="Times New Roman" w:hAnsi="Times New Roman"/>
                <w:sz w:val="10"/>
              </w:rPr>
            </w:r>
          </w:p>
        </w:tc>
      </w:tr>
      <w:tr>
        <w:trPr>
          <w:trHeight w:val="113" w:hRule="atLeast"/>
        </w:trPr>
        <w:tc>
          <w:tcPr>
            <w:tcW w:w="5000" w:type="dxa"/>
            <w:vMerge w:val="continue"/>
            <w:tcBorders/>
            <w:shd w:color="auto" w:fill="auto" w:val="clear"/>
            <w:vAlign w:val="bottom"/>
          </w:tcPr>
          <w:p>
            <w:pPr>
              <w:pStyle w:val="Normal"/>
              <w:spacing w:lineRule="atLeast" w:line="0"/>
              <w:rPr>
                <w:rFonts w:ascii="Times New Roman" w:hAnsi="Times New Roman" w:eastAsia="Times New Roman"/>
                <w:sz w:val="9"/>
              </w:rPr>
            </w:pPr>
            <w:r>
              <w:rPr>
                <w:rFonts w:eastAsia="Times New Roman" w:ascii="Times New Roman" w:hAnsi="Times New Roman"/>
                <w:sz w:val="9"/>
              </w:rPr>
            </w:r>
          </w:p>
        </w:tc>
        <w:tc>
          <w:tcPr>
            <w:tcW w:w="538" w:type="dxa"/>
            <w:tcBorders/>
            <w:shd w:color="auto" w:fill="auto" w:val="clear"/>
            <w:vAlign w:val="bottom"/>
          </w:tcPr>
          <w:p>
            <w:pPr>
              <w:pStyle w:val="Normal"/>
              <w:spacing w:lineRule="atLeast" w:line="0"/>
              <w:rPr>
                <w:rFonts w:ascii="Times New Roman" w:hAnsi="Times New Roman" w:eastAsia="Times New Roman"/>
                <w:sz w:val="9"/>
              </w:rPr>
            </w:pPr>
            <w:r>
              <w:rPr>
                <w:rFonts w:eastAsia="Times New Roman" w:ascii="Times New Roman" w:hAnsi="Times New Roman"/>
                <w:sz w:val="9"/>
              </w:rPr>
            </w:r>
          </w:p>
        </w:tc>
        <w:tc>
          <w:tcPr>
            <w:tcW w:w="4642" w:type="dxa"/>
            <w:tcBorders/>
            <w:shd w:color="auto" w:fill="auto" w:val="clear"/>
            <w:vAlign w:val="bottom"/>
          </w:tcPr>
          <w:p>
            <w:pPr>
              <w:pStyle w:val="Normal"/>
              <w:spacing w:lineRule="atLeast" w:line="0"/>
              <w:rPr>
                <w:rFonts w:ascii="Times New Roman" w:hAnsi="Times New Roman" w:eastAsia="Times New Roman"/>
                <w:sz w:val="9"/>
              </w:rPr>
            </w:pPr>
            <w:r>
              <w:rPr>
                <w:rFonts w:eastAsia="Times New Roman" w:ascii="Times New Roman" w:hAnsi="Times New Roman"/>
                <w:sz w:val="9"/>
              </w:rPr>
            </w:r>
          </w:p>
        </w:tc>
      </w:tr>
      <w:tr>
        <w:trPr>
          <w:trHeight w:val="239" w:hRule="atLeast"/>
        </w:trPr>
        <w:tc>
          <w:tcPr>
            <w:tcW w:w="5000" w:type="dxa"/>
            <w:tcBorders/>
            <w:shd w:color="auto" w:fill="auto" w:val="clear"/>
            <w:vAlign w:val="bottom"/>
          </w:tcPr>
          <w:p>
            <w:pPr>
              <w:pStyle w:val="Normal"/>
              <w:spacing w:lineRule="atLeast" w:line="0"/>
              <w:jc w:val="right"/>
              <w:rPr>
                <w:rFonts w:ascii="Arial" w:hAnsi="Arial" w:eastAsia="Arial"/>
              </w:rPr>
            </w:pPr>
            <w:r>
              <w:rPr>
                <w:rFonts w:eastAsia="Arial" w:ascii="Arial" w:hAnsi="Arial"/>
              </w:rPr>
              <w:t>wikkelen en valideren.  Het richt zich op MCP-</w:t>
            </w:r>
          </w:p>
        </w:tc>
        <w:tc>
          <w:tcPr>
            <w:tcW w:w="538" w:type="dxa"/>
            <w:tcBorders/>
            <w:shd w:color="auto" w:fill="auto" w:val="clear"/>
            <w:vAlign w:val="bottom"/>
          </w:tcPr>
          <w:p>
            <w:pPr>
              <w:pStyle w:val="Normal"/>
              <w:spacing w:lineRule="atLeast" w:line="0"/>
              <w:jc w:val="right"/>
              <w:rPr>
                <w:rFonts w:ascii="Arial" w:hAnsi="Arial" w:eastAsia="Arial"/>
              </w:rPr>
            </w:pPr>
            <w:r>
              <w:rPr>
                <w:rFonts w:eastAsia="Arial" w:ascii="Arial" w:hAnsi="Arial"/>
              </w:rPr>
              <w:t>5.</w:t>
            </w:r>
          </w:p>
        </w:tc>
        <w:tc>
          <w:tcPr>
            <w:tcW w:w="4642" w:type="dxa"/>
            <w:tcBorders/>
            <w:shd w:color="auto" w:fill="auto" w:val="clear"/>
            <w:vAlign w:val="bottom"/>
          </w:tcPr>
          <w:p>
            <w:pPr>
              <w:pStyle w:val="Normal"/>
              <w:spacing w:lineRule="atLeast" w:line="0"/>
              <w:ind w:left="60"/>
              <w:rPr>
                <w:rFonts w:ascii="Arial" w:hAnsi="Arial" w:eastAsia="Arial"/>
              </w:rPr>
            </w:pPr>
            <w:r>
              <w:rPr>
                <w:rFonts w:eastAsia="Arial" w:ascii="Arial" w:hAnsi="Arial"/>
              </w:rPr>
              <w:t>Hoe verbeteren geprioriteerde rapporten de</w:t>
            </w:r>
          </w:p>
        </w:tc>
      </w:tr>
      <w:tr>
        <w:trPr>
          <w:trHeight w:val="239" w:hRule="atLeast"/>
        </w:trPr>
        <w:tc>
          <w:tcPr>
            <w:tcW w:w="5000" w:type="dxa"/>
            <w:tcBorders/>
            <w:shd w:color="auto" w:fill="auto" w:val="clear"/>
            <w:vAlign w:val="bottom"/>
          </w:tcPr>
          <w:p>
            <w:pPr>
              <w:pStyle w:val="Normal"/>
              <w:spacing w:lineRule="atLeast" w:line="0"/>
              <w:jc w:val="right"/>
              <w:rPr>
                <w:rFonts w:ascii="Arial" w:hAnsi="Arial" w:eastAsia="Arial"/>
              </w:rPr>
            </w:pPr>
            <w:r>
              <w:rPr>
                <w:rFonts w:eastAsia="Arial" w:ascii="Arial" w:hAnsi="Arial"/>
              </w:rPr>
              <w:t>servers.  De resultaten zijn concreet voor MCP-</w:t>
            </w:r>
          </w:p>
        </w:tc>
        <w:tc>
          <w:tcPr>
            <w:tcW w:w="538"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c>
          <w:tcPr>
            <w:tcW w:w="4642" w:type="dxa"/>
            <w:tcBorders/>
            <w:shd w:color="auto" w:fill="auto" w:val="clear"/>
            <w:vAlign w:val="bottom"/>
          </w:tcPr>
          <w:p>
            <w:pPr>
              <w:pStyle w:val="Normal"/>
              <w:spacing w:lineRule="atLeast" w:line="0"/>
              <w:ind w:left="60"/>
              <w:rPr>
                <w:rFonts w:ascii="Arial" w:hAnsi="Arial" w:eastAsia="Arial"/>
              </w:rPr>
            </w:pPr>
            <w:r>
              <w:rPr>
                <w:rFonts w:eastAsia="Arial" w:ascii="Arial" w:hAnsi="Arial"/>
              </w:rPr>
              <w:t>reactietijd van security teams?</w:t>
            </w:r>
          </w:p>
        </w:tc>
      </w:tr>
      <w:tr>
        <w:trPr>
          <w:trHeight w:val="259" w:hRule="atLeast"/>
        </w:trPr>
        <w:tc>
          <w:tcPr>
            <w:tcW w:w="5000" w:type="dxa"/>
            <w:tcBorders/>
            <w:shd w:color="auto" w:fill="auto" w:val="clear"/>
            <w:vAlign w:val="bottom"/>
          </w:tcPr>
          <w:p>
            <w:pPr>
              <w:pStyle w:val="Normal"/>
              <w:spacing w:lineRule="atLeast" w:line="0"/>
              <w:rPr>
                <w:rFonts w:ascii="Arial" w:hAnsi="Arial" w:eastAsia="Arial"/>
              </w:rPr>
            </w:pPr>
            <w:r>
              <w:rPr>
                <w:rFonts w:eastAsia="Arial" w:ascii="Arial" w:hAnsi="Arial"/>
              </w:rPr>
              <w:t>servers.</w:t>
            </w:r>
          </w:p>
        </w:tc>
        <w:tc>
          <w:tcPr>
            <w:tcW w:w="538" w:type="dxa"/>
            <w:tcBorders/>
            <w:shd w:color="auto" w:fill="auto" w:val="clear"/>
            <w:vAlign w:val="bottom"/>
          </w:tcPr>
          <w:p>
            <w:pPr>
              <w:pStyle w:val="Normal"/>
              <w:spacing w:lineRule="atLeast" w:line="0"/>
              <w:rPr>
                <w:rFonts w:ascii="Times New Roman" w:hAnsi="Times New Roman" w:eastAsia="Times New Roman"/>
                <w:sz w:val="22"/>
              </w:rPr>
            </w:pPr>
            <w:r>
              <w:rPr>
                <w:rFonts w:eastAsia="Times New Roman" w:ascii="Times New Roman" w:hAnsi="Times New Roman"/>
                <w:sz w:val="22"/>
              </w:rPr>
            </w:r>
          </w:p>
        </w:tc>
        <w:tc>
          <w:tcPr>
            <w:tcW w:w="4642" w:type="dxa"/>
            <w:tcBorders/>
            <w:shd w:color="auto" w:fill="auto" w:val="clear"/>
            <w:vAlign w:val="bottom"/>
          </w:tcPr>
          <w:p>
            <w:pPr>
              <w:pStyle w:val="Normal"/>
              <w:spacing w:lineRule="atLeast" w:line="0"/>
              <w:rPr>
                <w:rFonts w:ascii="Times New Roman" w:hAnsi="Times New Roman" w:eastAsia="Times New Roman"/>
                <w:sz w:val="22"/>
              </w:rPr>
            </w:pPr>
            <w:r>
              <w:rPr>
                <w:rFonts w:eastAsia="Times New Roman" w:ascii="Times New Roman" w:hAnsi="Times New Roman"/>
                <w:sz w:val="22"/>
              </w:rPr>
            </w:r>
          </w:p>
        </w:tc>
      </w:tr>
    </w:tbl>
    <w:p>
      <w:pPr>
        <w:pStyle w:val="Normal"/>
        <w:spacing w:lineRule="exact" w:line="140"/>
        <w:rPr>
          <w:rFonts w:ascii="Times New Roman" w:hAnsi="Times New Roman" w:eastAsia="Times New Roman"/>
        </w:rPr>
      </w:pPr>
      <w:r>
        <w:rPr>
          <w:rFonts w:eastAsia="Times New Roman" w:ascii="Times New Roman" w:hAnsi="Times New Roman"/>
        </w:rPr>
      </w:r>
    </w:p>
    <w:p>
      <w:pPr>
        <w:pStyle w:val="Normal"/>
        <w:spacing w:lineRule="atLeast" w:line="0"/>
        <w:ind w:left="280"/>
        <w:rPr>
          <w:rFonts w:ascii="Arial" w:hAnsi="Arial" w:eastAsia="Arial"/>
        </w:rPr>
      </w:pPr>
      <w:r>
        <w:rPr>
          <w:rFonts w:eastAsia="Arial" w:ascii="Arial" w:hAnsi="Arial"/>
        </w:rPr>
        <w:t>1. Een werkend prototype (Proof-of-Concept)</w:t>
      </w:r>
    </w:p>
    <w:p>
      <w:pPr>
        <w:pStyle w:val="Normal"/>
        <w:spacing w:lineRule="exact" w:line="23"/>
        <w:rPr>
          <w:rFonts w:ascii="Times New Roman" w:hAnsi="Times New Roman" w:eastAsia="Times New Roman"/>
        </w:rPr>
      </w:pPr>
      <w:r>
        <w:rPr>
          <w:rFonts w:eastAsia="Times New Roman" w:ascii="Times New Roman" w:hAnsi="Times New Roman"/>
        </w:rPr>
      </w:r>
    </w:p>
    <w:p>
      <w:pPr>
        <w:pStyle w:val="Normal"/>
        <w:spacing w:lineRule="atLeast" w:line="0"/>
        <w:ind w:left="500"/>
        <w:rPr>
          <w:rFonts w:ascii="Arial" w:hAnsi="Arial" w:eastAsia="Arial"/>
        </w:rPr>
      </w:pPr>
      <w:r>
        <w:rPr>
          <w:rFonts w:eastAsia="Arial" w:ascii="Arial" w:hAnsi="Arial"/>
        </w:rPr>
        <w:t>van de security scanner.</w:t>
      </w:r>
    </w:p>
    <w:p>
      <w:pPr>
        <w:pStyle w:val="Normal"/>
        <w:spacing w:lineRule="exact" w:line="20"/>
        <w:rPr>
          <w:rFonts w:ascii="Times New Roman" w:hAnsi="Times New Roman" w:eastAsia="Times New Roman"/>
        </w:rPr>
      </w:pPr>
      <w:r>
        <w:rPr>
          <w:rFonts w:eastAsia="Times New Roman" w:ascii="Times New Roman" w:hAnsi="Times New Roman"/>
        </w:rPr>
        <w:drawing>
          <wp:anchor behindDoc="1" distT="0" distB="0" distL="0" distR="0" simplePos="0" locked="0" layoutInCell="1" allowOverlap="1" relativeHeight="11">
            <wp:simplePos x="0" y="0"/>
            <wp:positionH relativeFrom="column">
              <wp:posOffset>5636260</wp:posOffset>
            </wp:positionH>
            <wp:positionV relativeFrom="paragraph">
              <wp:posOffset>198755</wp:posOffset>
            </wp:positionV>
            <wp:extent cx="702310" cy="396240"/>
            <wp:effectExtent l="0" t="0" r="0" b="0"/>
            <wp:wrapNone/>
            <wp:docPr id="7" name="Afbeelding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8" descr=""/>
                    <pic:cNvPicPr>
                      <a:picLocks noChangeAspect="1" noChangeArrowheads="1"/>
                    </pic:cNvPicPr>
                  </pic:nvPicPr>
                  <pic:blipFill>
                    <a:blip r:embed="rId6"/>
                    <a:stretch>
                      <a:fillRect/>
                    </a:stretch>
                  </pic:blipFill>
                  <pic:spPr bwMode="auto">
                    <a:xfrm>
                      <a:off x="0" y="0"/>
                      <a:ext cx="702310" cy="396240"/>
                    </a:xfrm>
                    <a:prstGeom prst="rect">
                      <a:avLst/>
                    </a:prstGeom>
                  </pic:spPr>
                </pic:pic>
              </a:graphicData>
            </a:graphic>
          </wp:anchor>
        </w:drawing>
      </w:r>
    </w:p>
    <w:p>
      <w:pPr>
        <w:sectPr>
          <w:type w:val="continuous"/>
          <w:pgSz w:w="11906" w:h="16838"/>
          <w:pgMar w:left="960" w:right="426" w:gutter="0" w:header="0" w:top="413" w:footer="0" w:bottom="0"/>
          <w:formProt w:val="false"/>
          <w:textDirection w:val="lrTb"/>
          <w:docGrid w:type="default" w:linePitch="360" w:charSpace="8192"/>
        </w:sectPr>
      </w:pP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343"/>
        <w:rPr>
          <w:rFonts w:ascii="Times New Roman" w:hAnsi="Times New Roman" w:eastAsia="Times New Roman"/>
        </w:rPr>
      </w:pPr>
      <w:r>
        <w:rPr>
          <w:rFonts w:eastAsia="Times New Roman" w:ascii="Times New Roman" w:hAnsi="Times New Roman"/>
        </w:rPr>
      </w:r>
    </w:p>
    <w:p>
      <w:pPr>
        <w:pStyle w:val="Normal"/>
        <w:spacing w:lineRule="atLeast" w:line="0"/>
        <w:rPr>
          <w:rFonts w:ascii="Arial" w:hAnsi="Arial" w:eastAsia="Arial"/>
          <w:b/>
          <w:sz w:val="18"/>
        </w:rPr>
      </w:pPr>
      <w:r>
        <w:rPr>
          <w:rFonts w:eastAsia="Arial" w:ascii="Arial" w:hAnsi="Arial"/>
          <w:b/>
          <w:sz w:val="18"/>
        </w:rPr>
        <w:t>Professionele bachelor toegepaste informatica</w:t>
      </w:r>
    </w:p>
    <w:p>
      <w:pPr>
        <w:sectPr>
          <w:type w:val="continuous"/>
          <w:pgSz w:w="11906" w:h="16838"/>
          <w:pgMar w:left="960" w:right="426" w:gutter="0" w:header="0" w:top="413" w:footer="0" w:bottom="0"/>
          <w:formProt w:val="false"/>
          <w:textDirection w:val="lrTb"/>
          <w:docGrid w:type="default" w:linePitch="360" w:charSpace="8192"/>
        </w:sectPr>
      </w:pPr>
    </w:p>
    <w:tbl>
      <w:tblPr>
        <w:tblW w:w="10960" w:type="dxa"/>
        <w:jc w:val="left"/>
        <w:tblInd w:w="0" w:type="dxa"/>
        <w:tblLayout w:type="fixed"/>
        <w:tblCellMar>
          <w:top w:w="0" w:type="dxa"/>
          <w:left w:w="0" w:type="dxa"/>
          <w:bottom w:w="0" w:type="dxa"/>
          <w:right w:w="0" w:type="dxa"/>
        </w:tblCellMar>
        <w:tblLook w:val="0000"/>
      </w:tblPr>
      <w:tblGrid>
        <w:gridCol w:w="4998"/>
        <w:gridCol w:w="260"/>
        <w:gridCol w:w="5702"/>
      </w:tblGrid>
      <w:tr>
        <w:trPr>
          <w:trHeight w:val="259" w:hRule="atLeast"/>
        </w:trPr>
        <w:tc>
          <w:tcPr>
            <w:tcW w:w="4998" w:type="dxa"/>
            <w:tcBorders/>
            <w:shd w:color="auto" w:fill="auto" w:val="clear"/>
            <w:vAlign w:val="bottom"/>
          </w:tcPr>
          <w:p>
            <w:pPr>
              <w:pStyle w:val="Normal"/>
              <w:spacing w:lineRule="atLeast" w:line="0"/>
              <w:rPr>
                <w:rFonts w:ascii="Arial" w:hAnsi="Arial" w:eastAsia="Arial"/>
                <w:b/>
                <w:sz w:val="18"/>
              </w:rPr>
            </w:pPr>
            <w:bookmarkStart w:id="7" w:name="page3"/>
            <w:bookmarkEnd w:id="7"/>
            <w:r>
              <w:rPr>
                <w:rFonts w:eastAsia="Arial" w:ascii="Arial" w:hAnsi="Arial"/>
                <w:b/>
                <w:sz w:val="18"/>
              </w:rPr>
              <w:t>Bachelorproef: Onderzoeksvoorstel</w:t>
            </w:r>
          </w:p>
        </w:tc>
        <w:tc>
          <w:tcPr>
            <w:tcW w:w="260" w:type="dxa"/>
            <w:tcBorders/>
            <w:shd w:color="auto" w:fill="auto" w:val="clear"/>
            <w:vAlign w:val="bottom"/>
          </w:tcPr>
          <w:p>
            <w:pPr>
              <w:pStyle w:val="Normal"/>
              <w:spacing w:lineRule="atLeast" w:line="0"/>
              <w:rPr>
                <w:rFonts w:ascii="Times New Roman" w:hAnsi="Times New Roman" w:eastAsia="Times New Roman"/>
                <w:sz w:val="22"/>
              </w:rPr>
            </w:pPr>
            <w:r>
              <w:rPr>
                <w:rFonts w:eastAsia="Times New Roman" w:ascii="Times New Roman" w:hAnsi="Times New Roman"/>
                <w:sz w:val="22"/>
              </w:rPr>
            </w:r>
          </w:p>
        </w:tc>
        <w:tc>
          <w:tcPr>
            <w:tcW w:w="5702" w:type="dxa"/>
            <w:tcBorders/>
            <w:shd w:color="auto" w:fill="auto" w:val="clear"/>
            <w:vAlign w:val="bottom"/>
          </w:tcPr>
          <w:p>
            <w:pPr>
              <w:pStyle w:val="Normal"/>
              <w:spacing w:lineRule="atLeast" w:line="0"/>
              <w:ind w:left="4420"/>
              <w:rPr>
                <w:rFonts w:ascii="Arial" w:hAnsi="Arial" w:eastAsia="Arial"/>
                <w:color w:val="4CA2D5"/>
              </w:rPr>
            </w:pPr>
            <w:r>
              <w:rPr>
                <w:rFonts w:eastAsia="Arial" w:ascii="Arial" w:hAnsi="Arial"/>
              </w:rPr>
              <w:t>3/</w:t>
            </w:r>
            <w:r>
              <w:rPr>
                <w:rFonts w:eastAsia="Arial" w:ascii="Arial" w:hAnsi="Arial"/>
                <w:color w:val="4CA2D5"/>
              </w:rPr>
              <w:t>6</w:t>
            </w:r>
          </w:p>
        </w:tc>
      </w:tr>
      <w:tr>
        <w:trPr>
          <w:trHeight w:val="769" w:hRule="atLeast"/>
        </w:trPr>
        <w:tc>
          <w:tcPr>
            <w:tcW w:w="4998" w:type="dxa"/>
            <w:tcBorders/>
            <w:shd w:color="auto" w:fill="auto" w:val="clear"/>
            <w:vAlign w:val="bottom"/>
          </w:tcPr>
          <w:p>
            <w:pPr>
              <w:pStyle w:val="Normal"/>
              <w:spacing w:lineRule="atLeast" w:line="0"/>
              <w:rPr>
                <w:rFonts w:ascii="Arial" w:hAnsi="Arial" w:eastAsia="Arial"/>
                <w:b/>
                <w:color w:val="4CA2D5"/>
                <w:sz w:val="29"/>
              </w:rPr>
            </w:pPr>
            <w:r>
              <w:rPr>
                <w:rFonts w:eastAsia="Arial" w:ascii="Arial" w:hAnsi="Arial"/>
                <w:b/>
                <w:sz w:val="29"/>
              </w:rPr>
              <w:t>5.</w:t>
            </w:r>
            <w:r>
              <w:rPr>
                <w:rFonts w:eastAsia="Arial" w:ascii="Arial" w:hAnsi="Arial"/>
                <w:b/>
                <w:color w:val="4CA2D5"/>
                <w:sz w:val="29"/>
              </w:rPr>
              <w:t xml:space="preserve"> Literatuurstudie</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rPr>
              <w:t>(</w:t>
            </w:r>
            <w:r>
              <w:rPr>
                <w:rFonts w:eastAsia="Arial" w:ascii="Arial" w:hAnsi="Arial"/>
                <w:color w:val="4CA2D5"/>
              </w:rPr>
              <w:t>2025</w:t>
            </w:r>
            <w:r>
              <w:rPr>
                <w:rFonts w:eastAsia="Arial" w:ascii="Arial" w:hAnsi="Arial"/>
              </w:rPr>
              <w:t>), ontbreekt vaak een integratie in een bre-</w:t>
            </w:r>
          </w:p>
        </w:tc>
      </w:tr>
      <w:tr>
        <w:trPr>
          <w:trHeight w:val="220" w:hRule="atLeast"/>
        </w:trPr>
        <w:tc>
          <w:tcPr>
            <w:tcW w:w="4998" w:type="dxa"/>
            <w:vMerge w:val="restart"/>
            <w:tcBorders/>
            <w:shd w:color="auto" w:fill="auto" w:val="clear"/>
            <w:vAlign w:val="bottom"/>
          </w:tcPr>
          <w:p>
            <w:pPr>
              <w:pStyle w:val="Normal"/>
              <w:spacing w:lineRule="atLeast" w:line="0"/>
              <w:rPr>
                <w:rFonts w:ascii="Arial" w:hAnsi="Arial" w:eastAsia="Arial"/>
                <w:b/>
                <w:sz w:val="24"/>
              </w:rPr>
            </w:pPr>
            <w:r>
              <w:rPr>
                <w:rFonts w:eastAsia="Arial" w:ascii="Arial" w:hAnsi="Arial"/>
                <w:b/>
                <w:sz w:val="24"/>
              </w:rPr>
              <w:t>5.1. Opkomst en risico's van MCP in</w:t>
            </w:r>
          </w:p>
        </w:tc>
        <w:tc>
          <w:tcPr>
            <w:tcW w:w="5962" w:type="dxa"/>
            <w:gridSpan w:val="2"/>
            <w:tcBorders/>
            <w:shd w:color="auto" w:fill="auto" w:val="clear"/>
            <w:vAlign w:val="bottom"/>
          </w:tcPr>
          <w:p>
            <w:pPr>
              <w:pStyle w:val="Normal"/>
              <w:spacing w:lineRule="exact" w:line="220"/>
              <w:ind w:left="100"/>
              <w:rPr>
                <w:rFonts w:ascii="Arial" w:hAnsi="Arial" w:eastAsia="Arial"/>
              </w:rPr>
            </w:pPr>
            <w:r>
              <w:rPr>
                <w:rFonts w:eastAsia="Arial" w:ascii="Arial" w:hAnsi="Arial"/>
              </w:rPr>
              <w:t>der security framework dat geschikt is voor enterprise-</w:t>
            </w:r>
          </w:p>
        </w:tc>
      </w:tr>
      <w:tr>
        <w:trPr>
          <w:trHeight w:val="207" w:hRule="atLeast"/>
        </w:trPr>
        <w:tc>
          <w:tcPr>
            <w:tcW w:w="4998" w:type="dxa"/>
            <w:vMerge w:val="continue"/>
            <w:tcBorders/>
            <w:shd w:color="auto" w:fill="auto" w:val="clear"/>
            <w:vAlign w:val="bottom"/>
          </w:tcPr>
          <w:p>
            <w:pPr>
              <w:pStyle w:val="Normal"/>
              <w:spacing w:lineRule="atLeast" w:line="0"/>
              <w:rPr>
                <w:rFonts w:ascii="Times New Roman" w:hAnsi="Times New Roman" w:eastAsia="Times New Roman"/>
                <w:sz w:val="17"/>
              </w:rPr>
            </w:pPr>
            <w:r>
              <w:rPr>
                <w:rFonts w:eastAsia="Times New Roman" w:ascii="Times New Roman" w:hAnsi="Times New Roman"/>
                <w:sz w:val="17"/>
              </w:rPr>
            </w:r>
          </w:p>
        </w:tc>
        <w:tc>
          <w:tcPr>
            <w:tcW w:w="5962" w:type="dxa"/>
            <w:gridSpan w:val="2"/>
            <w:tcBorders/>
            <w:shd w:color="auto" w:fill="auto" w:val="clear"/>
            <w:vAlign w:val="bottom"/>
          </w:tcPr>
          <w:p>
            <w:pPr>
              <w:pStyle w:val="Normal"/>
              <w:spacing w:lineRule="exact" w:line="207"/>
              <w:ind w:left="100"/>
              <w:rPr>
                <w:rFonts w:ascii="Arial" w:hAnsi="Arial" w:eastAsia="Arial"/>
              </w:rPr>
            </w:pPr>
            <w:r>
              <w:rPr>
                <w:rFonts w:eastAsia="Arial" w:ascii="Arial" w:hAnsi="Arial"/>
              </w:rPr>
              <w:t>omgevingen. Bedrijven vallen hierdoor vaak te-</w:t>
            </w:r>
          </w:p>
        </w:tc>
      </w:tr>
      <w:tr>
        <w:trPr>
          <w:trHeight w:val="271" w:hRule="atLeast"/>
        </w:trPr>
        <w:tc>
          <w:tcPr>
            <w:tcW w:w="4998" w:type="dxa"/>
            <w:tcBorders/>
            <w:shd w:color="auto" w:fill="auto" w:val="clear"/>
            <w:vAlign w:val="bottom"/>
          </w:tcPr>
          <w:p>
            <w:pPr>
              <w:pStyle w:val="Normal"/>
              <w:spacing w:lineRule="exact" w:line="271"/>
              <w:ind w:left="500"/>
              <w:rPr>
                <w:rFonts w:ascii="Arial" w:hAnsi="Arial" w:eastAsia="Arial"/>
                <w:b/>
                <w:sz w:val="24"/>
              </w:rPr>
            </w:pPr>
            <w:r>
              <w:rPr>
                <w:rFonts w:eastAsia="Arial" w:ascii="Arial" w:hAnsi="Arial"/>
                <w:b/>
                <w:sz w:val="24"/>
              </w:rPr>
              <w:t>Fintech</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rPr>
              <w:t>rug op algemene tools zoals Burp Suite of Sem-</w:t>
            </w:r>
          </w:p>
        </w:tc>
      </w:tr>
      <w:tr>
        <w:trPr>
          <w:trHeight w:val="285" w:hRule="atLeast"/>
        </w:trPr>
        <w:tc>
          <w:tcPr>
            <w:tcW w:w="4998" w:type="dxa"/>
            <w:tcBorders/>
            <w:shd w:color="auto" w:fill="auto" w:val="clear"/>
            <w:vAlign w:val="bottom"/>
          </w:tcPr>
          <w:p>
            <w:pPr>
              <w:pStyle w:val="Normal"/>
              <w:spacing w:lineRule="atLeast" w:line="0"/>
              <w:ind w:left="300"/>
              <w:rPr>
                <w:rFonts w:ascii="Arial" w:hAnsi="Arial" w:eastAsia="Arial"/>
              </w:rPr>
            </w:pPr>
            <w:r>
              <w:rPr>
                <w:rFonts w:eastAsia="Arial" w:ascii="Arial" w:hAnsi="Arial"/>
              </w:rPr>
              <w:t>De integratie van AI-agents in de financiële</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rPr>
              <w:t>grep die de context-specifieke logica van MCP</w:t>
            </w:r>
          </w:p>
        </w:tc>
      </w:tr>
      <w:tr>
        <w:trPr>
          <w:trHeight w:val="239"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sector, voor toepassingen variërend van klanten-</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rPr>
              <w:t>niet volledig begrijpen. Dit leidt tot een situatie</w:t>
            </w:r>
          </w:p>
        </w:tc>
      </w:tr>
      <w:tr>
        <w:trPr>
          <w:trHeight w:val="239"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service tot transactieverwerking, steunt in toene-</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rPr>
              <w:t>waarin, volgens marktobservaties, een aanzien-</w:t>
            </w:r>
          </w:p>
        </w:tc>
      </w:tr>
      <w:tr>
        <w:trPr>
          <w:trHeight w:val="239"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mende mate op gestandaardiseerde protocollen.</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rPr>
              <w:t>lijk deel van de deployments live gaat met niet-</w:t>
            </w:r>
          </w:p>
        </w:tc>
      </w:tr>
      <w:tr>
        <w:trPr>
          <w:trHeight w:val="239"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Het Model Context Protocol (MCP) fungeert hier-</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rPr>
              <w:t>gedetecteerde veiligheidslekken.</w:t>
            </w:r>
          </w:p>
        </w:tc>
      </w:tr>
      <w:tr>
        <w:trPr>
          <w:trHeight w:val="194" w:hRule="atLeast"/>
        </w:trPr>
        <w:tc>
          <w:tcPr>
            <w:tcW w:w="4998" w:type="dxa"/>
            <w:vMerge w:val="restart"/>
            <w:tcBorders/>
            <w:shd w:color="auto" w:fill="auto" w:val="clear"/>
            <w:vAlign w:val="bottom"/>
          </w:tcPr>
          <w:p>
            <w:pPr>
              <w:pStyle w:val="Normal"/>
              <w:spacing w:lineRule="atLeast" w:line="0"/>
              <w:rPr>
                <w:rFonts w:ascii="Arial" w:hAnsi="Arial" w:eastAsia="Arial"/>
              </w:rPr>
            </w:pPr>
            <w:r>
              <w:rPr>
                <w:rFonts w:eastAsia="Arial" w:ascii="Arial" w:hAnsi="Arial"/>
              </w:rPr>
              <w:t>bij als een kritieke brug tussen AI-modellen en</w:t>
            </w:r>
          </w:p>
        </w:tc>
        <w:tc>
          <w:tcPr>
            <w:tcW w:w="260" w:type="dxa"/>
            <w:tcBorders/>
            <w:shd w:color="auto" w:fill="auto" w:val="clear"/>
            <w:vAlign w:val="bottom"/>
          </w:tcPr>
          <w:p>
            <w:pPr>
              <w:pStyle w:val="Normal"/>
              <w:spacing w:lineRule="atLeast" w:line="0"/>
              <w:rPr>
                <w:rFonts w:ascii="Times New Roman" w:hAnsi="Times New Roman" w:eastAsia="Times New Roman"/>
                <w:sz w:val="16"/>
              </w:rPr>
            </w:pPr>
            <w:r>
              <w:rPr>
                <w:rFonts w:eastAsia="Times New Roman" w:ascii="Times New Roman" w:hAnsi="Times New Roman"/>
                <w:sz w:val="16"/>
              </w:rPr>
            </w:r>
          </w:p>
        </w:tc>
        <w:tc>
          <w:tcPr>
            <w:tcW w:w="5702" w:type="dxa"/>
            <w:tcBorders/>
            <w:shd w:color="auto" w:fill="auto" w:val="clear"/>
            <w:vAlign w:val="bottom"/>
          </w:tcPr>
          <w:p>
            <w:pPr>
              <w:pStyle w:val="Normal"/>
              <w:spacing w:lineRule="exact" w:line="193"/>
              <w:ind w:left="140"/>
              <w:rPr>
                <w:rFonts w:ascii="Arial" w:hAnsi="Arial" w:eastAsia="Arial"/>
              </w:rPr>
            </w:pPr>
            <w:r>
              <w:rPr>
                <w:rFonts w:eastAsia="Arial" w:ascii="Arial" w:hAnsi="Arial"/>
              </w:rPr>
              <w:t>Het ontbreken van een geautomatiseerd, ge-</w:t>
            </w:r>
          </w:p>
        </w:tc>
      </w:tr>
      <w:tr>
        <w:trPr>
          <w:trHeight w:val="78" w:hRule="atLeast"/>
        </w:trPr>
        <w:tc>
          <w:tcPr>
            <w:tcW w:w="4998" w:type="dxa"/>
            <w:vMerge w:val="continue"/>
            <w:tcBorders/>
            <w:shd w:color="auto" w:fill="auto" w:val="clear"/>
            <w:vAlign w:val="bottom"/>
          </w:tcPr>
          <w:p>
            <w:pPr>
              <w:pStyle w:val="Normal"/>
              <w:spacing w:lineRule="atLeast" w:line="0"/>
              <w:rPr>
                <w:rFonts w:ascii="Times New Roman" w:hAnsi="Times New Roman" w:eastAsia="Times New Roman"/>
                <w:sz w:val="6"/>
              </w:rPr>
            </w:pPr>
            <w:r>
              <w:rPr>
                <w:rFonts w:eastAsia="Times New Roman" w:ascii="Times New Roman" w:hAnsi="Times New Roman"/>
                <w:sz w:val="6"/>
              </w:rPr>
            </w:r>
          </w:p>
        </w:tc>
        <w:tc>
          <w:tcPr>
            <w:tcW w:w="5962" w:type="dxa"/>
            <w:gridSpan w:val="2"/>
            <w:vMerge w:val="restart"/>
            <w:tcBorders/>
            <w:shd w:color="auto" w:fill="auto" w:val="clear"/>
            <w:vAlign w:val="bottom"/>
          </w:tcPr>
          <w:p>
            <w:pPr>
              <w:pStyle w:val="Normal"/>
              <w:spacing w:lineRule="atLeast" w:line="0"/>
              <w:ind w:left="100"/>
              <w:rPr>
                <w:rFonts w:ascii="Arial" w:hAnsi="Arial" w:eastAsia="Arial"/>
              </w:rPr>
            </w:pPr>
            <w:r>
              <w:rPr>
                <w:rFonts w:eastAsia="Arial" w:ascii="Arial" w:hAnsi="Arial"/>
              </w:rPr>
              <w:t>structureerd framework dat specifiek is ontwor-</w:t>
            </w:r>
          </w:p>
        </w:tc>
      </w:tr>
      <w:tr>
        <w:trPr>
          <w:trHeight w:val="207" w:hRule="atLeast"/>
        </w:trPr>
        <w:tc>
          <w:tcPr>
            <w:tcW w:w="4998" w:type="dxa"/>
            <w:tcBorders/>
            <w:shd w:color="auto" w:fill="auto" w:val="clear"/>
            <w:vAlign w:val="bottom"/>
          </w:tcPr>
          <w:p>
            <w:pPr>
              <w:pStyle w:val="Normal"/>
              <w:spacing w:lineRule="exact" w:line="207"/>
              <w:rPr>
                <w:rFonts w:ascii="Arial" w:hAnsi="Arial" w:eastAsia="Arial"/>
              </w:rPr>
            </w:pPr>
            <w:r>
              <w:rPr>
                <w:rFonts w:eastAsia="Arial" w:ascii="Arial" w:hAnsi="Arial"/>
              </w:rPr>
              <w:t>bedrijfsapplicaties met toebehorende data. Hoe-</w:t>
            </w:r>
          </w:p>
        </w:tc>
        <w:tc>
          <w:tcPr>
            <w:tcW w:w="5962" w:type="dxa"/>
            <w:gridSpan w:val="2"/>
            <w:vMerge w:val="continue"/>
            <w:tcBorders/>
            <w:shd w:color="auto" w:fill="auto" w:val="clear"/>
            <w:vAlign w:val="bottom"/>
          </w:tcPr>
          <w:p>
            <w:pPr>
              <w:pStyle w:val="Normal"/>
              <w:spacing w:lineRule="atLeast" w:line="0"/>
              <w:rPr>
                <w:rFonts w:ascii="Times New Roman" w:hAnsi="Times New Roman" w:eastAsia="Times New Roman"/>
                <w:sz w:val="17"/>
              </w:rPr>
            </w:pPr>
            <w:r>
              <w:rPr>
                <w:rFonts w:eastAsia="Times New Roman" w:ascii="Times New Roman" w:hAnsi="Times New Roman"/>
                <w:sz w:val="17"/>
              </w:rPr>
            </w:r>
          </w:p>
        </w:tc>
      </w:tr>
      <w:tr>
        <w:trPr>
          <w:trHeight w:val="239"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wel deze standaardisatie integratie vergemakke-</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rPr>
              <w:t>pen voor de nuances van MCP-servers, vormt het</w:t>
            </w:r>
          </w:p>
        </w:tc>
      </w:tr>
      <w:tr>
        <w:trPr>
          <w:trHeight w:val="239"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lijkt, hebben Song et al. (</w:t>
            </w:r>
            <w:r>
              <w:rPr>
                <w:rFonts w:eastAsia="Arial" w:ascii="Arial" w:hAnsi="Arial"/>
                <w:color w:val="4CA2D5"/>
              </w:rPr>
              <w:t>2025</w:t>
            </w:r>
            <w:r>
              <w:rPr>
                <w:rFonts w:eastAsia="Arial" w:ascii="Arial" w:hAnsi="Arial"/>
              </w:rPr>
              <w:t>) aangetoond dat</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rPr>
              <w:t>centrale onderwerp in de huidige literatuur en</w:t>
            </w:r>
          </w:p>
        </w:tc>
      </w:tr>
      <w:tr>
        <w:trPr>
          <w:trHeight w:val="239"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het ecosysteem hierdoor nieuwe aanvalsvectoren</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rPr>
              <w:t>praktijk. Dit onderzoek beoogt dit gat te dichten</w:t>
            </w:r>
          </w:p>
        </w:tc>
      </w:tr>
      <w:tr>
        <w:trPr>
          <w:trHeight w:val="239"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introduceert die verder reiken dan het protocol</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rPr>
              <w:t>door een dergelijk framework te ontwerpen en de</w:t>
            </w:r>
          </w:p>
        </w:tc>
      </w:tr>
      <w:tr>
        <w:trPr>
          <w:trHeight w:val="194" w:hRule="atLeast"/>
        </w:trPr>
        <w:tc>
          <w:tcPr>
            <w:tcW w:w="4998" w:type="dxa"/>
            <w:vMerge w:val="restart"/>
            <w:tcBorders/>
            <w:shd w:color="auto" w:fill="auto" w:val="clear"/>
            <w:vAlign w:val="bottom"/>
          </w:tcPr>
          <w:p>
            <w:pPr>
              <w:pStyle w:val="Normal"/>
              <w:spacing w:lineRule="atLeast" w:line="0"/>
              <w:rPr>
                <w:rFonts w:ascii="Arial" w:hAnsi="Arial" w:eastAsia="Arial"/>
              </w:rPr>
            </w:pPr>
            <w:r>
              <w:rPr>
                <w:rFonts w:eastAsia="Arial" w:ascii="Arial" w:hAnsi="Arial"/>
              </w:rPr>
              <w:t>zelf.</w:t>
            </w:r>
          </w:p>
        </w:tc>
        <w:tc>
          <w:tcPr>
            <w:tcW w:w="5962" w:type="dxa"/>
            <w:gridSpan w:val="2"/>
            <w:tcBorders/>
            <w:shd w:color="auto" w:fill="auto" w:val="clear"/>
            <w:vAlign w:val="bottom"/>
          </w:tcPr>
          <w:p>
            <w:pPr>
              <w:pStyle w:val="Normal"/>
              <w:spacing w:lineRule="exact" w:line="193"/>
              <w:ind w:left="100"/>
              <w:rPr>
                <w:rFonts w:ascii="Arial" w:hAnsi="Arial" w:eastAsia="Arial"/>
              </w:rPr>
            </w:pPr>
            <w:r>
              <w:rPr>
                <w:rFonts w:eastAsia="Arial" w:ascii="Arial" w:hAnsi="Arial"/>
              </w:rPr>
              <w:t>effectiviteit hiervan te evalueren.</w:t>
            </w:r>
          </w:p>
        </w:tc>
      </w:tr>
      <w:tr>
        <w:trPr>
          <w:trHeight w:val="78" w:hRule="atLeast"/>
        </w:trPr>
        <w:tc>
          <w:tcPr>
            <w:tcW w:w="4998" w:type="dxa"/>
            <w:vMerge w:val="continue"/>
            <w:tcBorders/>
            <w:shd w:color="auto" w:fill="auto" w:val="clear"/>
            <w:vAlign w:val="bottom"/>
          </w:tcPr>
          <w:p>
            <w:pPr>
              <w:pStyle w:val="Normal"/>
              <w:spacing w:lineRule="atLeast" w:line="0"/>
              <w:rPr>
                <w:rFonts w:ascii="Times New Roman" w:hAnsi="Times New Roman" w:eastAsia="Times New Roman"/>
                <w:sz w:val="6"/>
              </w:rPr>
            </w:pPr>
            <w:r>
              <w:rPr>
                <w:rFonts w:eastAsia="Times New Roman" w:ascii="Times New Roman" w:hAnsi="Times New Roman"/>
                <w:sz w:val="6"/>
              </w:rPr>
            </w:r>
          </w:p>
        </w:tc>
        <w:tc>
          <w:tcPr>
            <w:tcW w:w="260" w:type="dxa"/>
            <w:tcBorders/>
            <w:shd w:color="auto" w:fill="auto" w:val="clear"/>
            <w:vAlign w:val="bottom"/>
          </w:tcPr>
          <w:p>
            <w:pPr>
              <w:pStyle w:val="Normal"/>
              <w:spacing w:lineRule="atLeast" w:line="0"/>
              <w:rPr>
                <w:rFonts w:ascii="Times New Roman" w:hAnsi="Times New Roman" w:eastAsia="Times New Roman"/>
                <w:sz w:val="6"/>
              </w:rPr>
            </w:pPr>
            <w:r>
              <w:rPr>
                <w:rFonts w:eastAsia="Times New Roman" w:ascii="Times New Roman" w:hAnsi="Times New Roman"/>
                <w:sz w:val="6"/>
              </w:rPr>
            </w:r>
          </w:p>
        </w:tc>
        <w:tc>
          <w:tcPr>
            <w:tcW w:w="5702" w:type="dxa"/>
            <w:vMerge w:val="restart"/>
            <w:tcBorders/>
            <w:shd w:color="auto" w:fill="auto" w:val="clear"/>
            <w:vAlign w:val="bottom"/>
          </w:tcPr>
          <w:p>
            <w:pPr>
              <w:pStyle w:val="Normal"/>
              <w:spacing w:lineRule="atLeast" w:line="0"/>
              <w:ind w:left="140"/>
              <w:rPr>
                <w:rFonts w:ascii="Arial" w:hAnsi="Arial" w:eastAsia="Arial"/>
              </w:rPr>
            </w:pPr>
            <w:r>
              <w:rPr>
                <w:rFonts w:eastAsia="Arial" w:ascii="Arial" w:hAnsi="Arial"/>
              </w:rPr>
              <w:t>Je mag deze sectie nog verder onderverdelen</w:t>
            </w:r>
          </w:p>
        </w:tc>
      </w:tr>
      <w:tr>
        <w:trPr>
          <w:trHeight w:val="207" w:hRule="atLeast"/>
        </w:trPr>
        <w:tc>
          <w:tcPr>
            <w:tcW w:w="5258" w:type="dxa"/>
            <w:gridSpan w:val="2"/>
            <w:tcBorders/>
            <w:shd w:color="auto" w:fill="auto" w:val="clear"/>
            <w:vAlign w:val="bottom"/>
          </w:tcPr>
          <w:p>
            <w:pPr>
              <w:pStyle w:val="Normal"/>
              <w:spacing w:lineRule="exact" w:line="207"/>
              <w:ind w:left="300"/>
              <w:rPr>
                <w:rFonts w:ascii="Arial" w:hAnsi="Arial" w:eastAsia="Arial"/>
              </w:rPr>
            </w:pPr>
            <w:r>
              <w:rPr>
                <w:rFonts w:eastAsia="Arial" w:ascii="Arial" w:hAnsi="Arial"/>
              </w:rPr>
              <w:t>De complexiteit van deze implementaties brengt</w:t>
            </w:r>
          </w:p>
        </w:tc>
        <w:tc>
          <w:tcPr>
            <w:tcW w:w="5702" w:type="dxa"/>
            <w:vMerge w:val="continue"/>
            <w:tcBorders/>
            <w:shd w:color="auto" w:fill="auto" w:val="clear"/>
            <w:vAlign w:val="bottom"/>
          </w:tcPr>
          <w:p>
            <w:pPr>
              <w:pStyle w:val="Normal"/>
              <w:spacing w:lineRule="atLeast" w:line="0"/>
              <w:rPr>
                <w:rFonts w:ascii="Times New Roman" w:hAnsi="Times New Roman" w:eastAsia="Times New Roman"/>
                <w:sz w:val="17"/>
              </w:rPr>
            </w:pPr>
            <w:r>
              <w:rPr>
                <w:rFonts w:eastAsia="Times New Roman" w:ascii="Times New Roman" w:hAnsi="Times New Roman"/>
                <w:sz w:val="17"/>
              </w:rPr>
            </w:r>
          </w:p>
        </w:tc>
      </w:tr>
      <w:tr>
        <w:trPr>
          <w:trHeight w:val="239"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specifieke beveiligingsrisico’s met zich mee. Uit</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rPr>
              <w:t>in subsecties als dit de structuur van de tekst kan</w:t>
            </w:r>
          </w:p>
        </w:tc>
      </w:tr>
      <w:tr>
        <w:trPr>
          <w:trHeight w:val="271"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een systematische analyse door Guo et al. (</w:t>
            </w:r>
            <w:r>
              <w:rPr>
                <w:rFonts w:eastAsia="Arial" w:ascii="Arial" w:hAnsi="Arial"/>
                <w:color w:val="4CA2D5"/>
              </w:rPr>
              <w:t>2025</w:t>
            </w:r>
            <w:r>
              <w:rPr>
                <w:rFonts w:eastAsia="Arial" w:ascii="Arial" w:hAnsi="Arial"/>
              </w:rPr>
              <w:t>)</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rPr>
              <w:t>verduidelijken.</w:t>
            </w:r>
          </w:p>
        </w:tc>
      </w:tr>
      <w:tr>
        <w:trPr>
          <w:trHeight w:val="239"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blijkt dat MCP-implementaties vatbaar zijn voor</w:t>
            </w:r>
          </w:p>
        </w:tc>
        <w:tc>
          <w:tcPr>
            <w:tcW w:w="5962" w:type="dxa"/>
            <w:gridSpan w:val="2"/>
            <w:vMerge w:val="restart"/>
            <w:tcBorders/>
            <w:shd w:color="auto" w:fill="auto" w:val="clear"/>
            <w:vAlign w:val="bottom"/>
          </w:tcPr>
          <w:p>
            <w:pPr>
              <w:pStyle w:val="Normal"/>
              <w:spacing w:lineRule="atLeast" w:line="0"/>
              <w:ind w:left="100"/>
              <w:rPr>
                <w:rFonts w:ascii="Arial" w:hAnsi="Arial" w:eastAsia="Arial"/>
                <w:b/>
                <w:color w:val="4CA2D5"/>
                <w:sz w:val="29"/>
              </w:rPr>
            </w:pPr>
            <w:r>
              <w:rPr>
                <w:rFonts w:eastAsia="Arial" w:ascii="Arial" w:hAnsi="Arial"/>
                <w:b/>
                <w:sz w:val="29"/>
              </w:rPr>
              <w:t>6.</w:t>
            </w:r>
            <w:r>
              <w:rPr>
                <w:rFonts w:eastAsia="Arial" w:ascii="Arial" w:hAnsi="Arial"/>
                <w:b/>
                <w:color w:val="4CA2D5"/>
                <w:sz w:val="29"/>
              </w:rPr>
              <w:t xml:space="preserve"> Methodologie</w:t>
            </w:r>
          </w:p>
        </w:tc>
      </w:tr>
      <w:tr>
        <w:trPr>
          <w:trHeight w:val="249"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diverse fundamentele kwetsbaarheden, waaron-</w:t>
            </w:r>
          </w:p>
        </w:tc>
        <w:tc>
          <w:tcPr>
            <w:tcW w:w="5962" w:type="dxa"/>
            <w:gridSpan w:val="2"/>
            <w:vMerge w:val="continue"/>
            <w:tcBorders/>
            <w:shd w:color="auto" w:fill="auto" w:val="clear"/>
            <w:vAlign w:val="bottom"/>
          </w:tcPr>
          <w:p>
            <w:pPr>
              <w:pStyle w:val="Normal"/>
              <w:spacing w:lineRule="atLeast" w:line="0"/>
              <w:rPr>
                <w:rFonts w:ascii="Times New Roman" w:hAnsi="Times New Roman" w:eastAsia="Times New Roman"/>
                <w:sz w:val="21"/>
              </w:rPr>
            </w:pPr>
            <w:r>
              <w:rPr>
                <w:rFonts w:eastAsia="Times New Roman" w:ascii="Times New Roman" w:hAnsi="Times New Roman"/>
                <w:sz w:val="21"/>
              </w:rPr>
            </w:r>
          </w:p>
        </w:tc>
      </w:tr>
      <w:tr>
        <w:trPr>
          <w:trHeight w:val="230"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 xml:space="preserve">der </w:t>
            </w:r>
            <w:r>
              <w:rPr>
                <w:rFonts w:eastAsia="Arial" w:ascii="Arial" w:hAnsi="Arial"/>
                <w:i/>
              </w:rPr>
              <w:t>prompt injection</w:t>
            </w:r>
            <w:r>
              <w:rPr>
                <w:rFonts w:eastAsia="Arial" w:ascii="Arial" w:hAnsi="Arial"/>
              </w:rPr>
              <w:t xml:space="preserve"> via tool-beschrijvingen en</w:t>
            </w:r>
          </w:p>
        </w:tc>
        <w:tc>
          <w:tcPr>
            <w:tcW w:w="260" w:type="dxa"/>
            <w:tcBorders/>
            <w:shd w:color="auto" w:fill="auto" w:val="clear"/>
            <w:vAlign w:val="bottom"/>
          </w:tcPr>
          <w:p>
            <w:pPr>
              <w:pStyle w:val="Normal"/>
              <w:spacing w:lineRule="atLeast" w:line="0"/>
              <w:rPr>
                <w:rFonts w:ascii="Times New Roman" w:hAnsi="Times New Roman" w:eastAsia="Times New Roman"/>
                <w:sz w:val="19"/>
              </w:rPr>
            </w:pPr>
            <w:r>
              <w:rPr>
                <w:rFonts w:eastAsia="Times New Roman" w:ascii="Times New Roman" w:hAnsi="Times New Roman"/>
                <w:sz w:val="19"/>
              </w:rPr>
            </w:r>
          </w:p>
        </w:tc>
        <w:tc>
          <w:tcPr>
            <w:tcW w:w="5702" w:type="dxa"/>
            <w:vMerge w:val="restart"/>
            <w:tcBorders/>
            <w:shd w:color="auto" w:fill="auto" w:val="clear"/>
            <w:vAlign w:val="bottom"/>
          </w:tcPr>
          <w:p>
            <w:pPr>
              <w:pStyle w:val="Normal"/>
              <w:spacing w:lineRule="atLeast" w:line="0"/>
              <w:ind w:left="140"/>
              <w:rPr>
                <w:rFonts w:ascii="Arial" w:hAnsi="Arial" w:eastAsia="Arial"/>
              </w:rPr>
            </w:pPr>
            <w:r>
              <w:rPr>
                <w:rFonts w:eastAsia="Arial" w:ascii="Arial" w:hAnsi="Arial"/>
              </w:rPr>
              <w:t>Om objectieve en meetbare resultaten te ga-</w:t>
            </w:r>
          </w:p>
        </w:tc>
      </w:tr>
      <w:tr>
        <w:trPr>
          <w:trHeight w:val="138" w:hRule="atLeast"/>
        </w:trPr>
        <w:tc>
          <w:tcPr>
            <w:tcW w:w="4998" w:type="dxa"/>
            <w:vMerge w:val="restart"/>
            <w:tcBorders/>
            <w:shd w:color="auto" w:fill="auto" w:val="clear"/>
            <w:vAlign w:val="bottom"/>
          </w:tcPr>
          <w:p>
            <w:pPr>
              <w:pStyle w:val="Normal"/>
              <w:spacing w:lineRule="atLeast" w:line="0"/>
              <w:rPr>
                <w:rFonts w:ascii="Arial" w:hAnsi="Arial" w:eastAsia="Arial"/>
              </w:rPr>
            </w:pPr>
            <w:r>
              <w:rPr>
                <w:rFonts w:eastAsia="Arial" w:ascii="Arial" w:hAnsi="Arial"/>
                <w:i/>
              </w:rPr>
              <w:t>privilege escalation</w:t>
            </w:r>
            <w:r>
              <w:rPr>
                <w:rFonts w:eastAsia="Arial" w:ascii="Arial" w:hAnsi="Arial"/>
              </w:rPr>
              <w:t>. In de praktijk kunnen kwaad-</w:t>
            </w:r>
          </w:p>
        </w:tc>
        <w:tc>
          <w:tcPr>
            <w:tcW w:w="260" w:type="dxa"/>
            <w:tcBorders/>
            <w:shd w:color="auto" w:fill="auto" w:val="clear"/>
            <w:vAlign w:val="bottom"/>
          </w:tcPr>
          <w:p>
            <w:pPr>
              <w:pStyle w:val="Normal"/>
              <w:spacing w:lineRule="atLeast" w:line="0"/>
              <w:rPr>
                <w:rFonts w:ascii="Times New Roman" w:hAnsi="Times New Roman" w:eastAsia="Times New Roman"/>
                <w:sz w:val="11"/>
              </w:rPr>
            </w:pPr>
            <w:r>
              <w:rPr>
                <w:rFonts w:eastAsia="Times New Roman" w:ascii="Times New Roman" w:hAnsi="Times New Roman"/>
                <w:sz w:val="11"/>
              </w:rPr>
            </w:r>
          </w:p>
        </w:tc>
        <w:tc>
          <w:tcPr>
            <w:tcW w:w="5702" w:type="dxa"/>
            <w:vMerge w:val="continue"/>
            <w:tcBorders/>
            <w:shd w:color="auto" w:fill="auto" w:val="clear"/>
            <w:vAlign w:val="bottom"/>
          </w:tcPr>
          <w:p>
            <w:pPr>
              <w:pStyle w:val="Normal"/>
              <w:spacing w:lineRule="atLeast" w:line="0"/>
              <w:rPr>
                <w:rFonts w:ascii="Times New Roman" w:hAnsi="Times New Roman" w:eastAsia="Times New Roman"/>
                <w:sz w:val="11"/>
              </w:rPr>
            </w:pPr>
            <w:r>
              <w:rPr>
                <w:rFonts w:eastAsia="Times New Roman" w:ascii="Times New Roman" w:hAnsi="Times New Roman"/>
                <w:sz w:val="11"/>
              </w:rPr>
            </w:r>
          </w:p>
        </w:tc>
      </w:tr>
      <w:tr>
        <w:trPr>
          <w:trHeight w:val="101" w:hRule="atLeast"/>
        </w:trPr>
        <w:tc>
          <w:tcPr>
            <w:tcW w:w="4998" w:type="dxa"/>
            <w:vMerge w:val="continue"/>
            <w:tcBorders/>
            <w:shd w:color="auto" w:fill="auto" w:val="clear"/>
            <w:vAlign w:val="bottom"/>
          </w:tcPr>
          <w:p>
            <w:pPr>
              <w:pStyle w:val="Normal"/>
              <w:spacing w:lineRule="atLeast" w:line="0"/>
              <w:rPr>
                <w:rFonts w:ascii="Times New Roman" w:hAnsi="Times New Roman" w:eastAsia="Times New Roman"/>
                <w:sz w:val="8"/>
              </w:rPr>
            </w:pPr>
            <w:r>
              <w:rPr>
                <w:rFonts w:eastAsia="Times New Roman" w:ascii="Times New Roman" w:hAnsi="Times New Roman"/>
                <w:sz w:val="8"/>
              </w:rPr>
            </w:r>
          </w:p>
        </w:tc>
        <w:tc>
          <w:tcPr>
            <w:tcW w:w="5962" w:type="dxa"/>
            <w:gridSpan w:val="2"/>
            <w:vMerge w:val="restart"/>
            <w:tcBorders/>
            <w:shd w:color="auto" w:fill="auto" w:val="clear"/>
            <w:vAlign w:val="bottom"/>
          </w:tcPr>
          <w:p>
            <w:pPr>
              <w:pStyle w:val="Normal"/>
              <w:spacing w:lineRule="atLeast" w:line="0"/>
              <w:ind w:left="100"/>
              <w:rPr>
                <w:rFonts w:ascii="Arial" w:hAnsi="Arial" w:eastAsia="Arial"/>
              </w:rPr>
            </w:pPr>
            <w:r>
              <w:rPr>
                <w:rFonts w:eastAsia="Arial" w:ascii="Arial" w:hAnsi="Arial"/>
              </w:rPr>
              <w:t>randeren, worden subjectieve methoden zoals en-</w:t>
            </w:r>
          </w:p>
        </w:tc>
      </w:tr>
      <w:tr>
        <w:trPr>
          <w:trHeight w:val="207" w:hRule="atLeast"/>
        </w:trPr>
        <w:tc>
          <w:tcPr>
            <w:tcW w:w="4998" w:type="dxa"/>
            <w:tcBorders/>
            <w:shd w:color="auto" w:fill="auto" w:val="clear"/>
            <w:vAlign w:val="bottom"/>
          </w:tcPr>
          <w:p>
            <w:pPr>
              <w:pStyle w:val="Normal"/>
              <w:spacing w:lineRule="exact" w:line="207"/>
              <w:rPr>
                <w:rFonts w:ascii="Arial" w:hAnsi="Arial" w:eastAsia="Arial"/>
              </w:rPr>
            </w:pPr>
            <w:r>
              <w:rPr>
                <w:rFonts w:eastAsia="Arial" w:ascii="Arial" w:hAnsi="Arial"/>
              </w:rPr>
              <w:t>willenden deze zwakheden exploiteren.  Zo be-</w:t>
            </w:r>
          </w:p>
        </w:tc>
        <w:tc>
          <w:tcPr>
            <w:tcW w:w="5962" w:type="dxa"/>
            <w:gridSpan w:val="2"/>
            <w:vMerge w:val="continue"/>
            <w:tcBorders/>
            <w:shd w:color="auto" w:fill="auto" w:val="clear"/>
            <w:vAlign w:val="bottom"/>
          </w:tcPr>
          <w:p>
            <w:pPr>
              <w:pStyle w:val="Normal"/>
              <w:spacing w:lineRule="atLeast" w:line="0"/>
              <w:rPr>
                <w:rFonts w:ascii="Times New Roman" w:hAnsi="Times New Roman" w:eastAsia="Times New Roman"/>
                <w:sz w:val="17"/>
              </w:rPr>
            </w:pPr>
            <w:r>
              <w:rPr>
                <w:rFonts w:eastAsia="Times New Roman" w:ascii="Times New Roman" w:hAnsi="Times New Roman"/>
                <w:sz w:val="17"/>
              </w:rPr>
            </w:r>
          </w:p>
        </w:tc>
      </w:tr>
      <w:tr>
        <w:trPr>
          <w:trHeight w:val="239"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schrijven Cato Networks en Esentire (</w:t>
            </w:r>
            <w:r>
              <w:rPr>
                <w:rFonts w:eastAsia="Arial" w:ascii="Arial" w:hAnsi="Arial"/>
                <w:color w:val="4CA2D5"/>
              </w:rPr>
              <w:t>2025</w:t>
            </w:r>
            <w:r>
              <w:rPr>
                <w:rFonts w:eastAsia="Arial" w:ascii="Arial" w:hAnsi="Arial"/>
              </w:rPr>
              <w:t>) in hun</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rPr>
              <w:t>quêtes vermeden. In plaats daarvan wordt geko-</w:t>
            </w:r>
          </w:p>
        </w:tc>
      </w:tr>
      <w:tr>
        <w:trPr>
          <w:trHeight w:val="239"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onderzoek naar ”Living off AI-aanvallen hoe MCP-</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rPr>
              <w:t>zen voor experimentele validatie aan de hand van</w:t>
            </w:r>
          </w:p>
        </w:tc>
      </w:tr>
      <w:tr>
        <w:trPr>
          <w:trHeight w:val="239"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servers gemanipuleerd kunnen worden omdat</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rPr>
              <w:t>kwantitatieve metrieken. Figuur</w:t>
            </w:r>
            <w:r>
              <w:rPr>
                <w:rFonts w:eastAsia="Arial" w:ascii="Arial" w:hAnsi="Arial"/>
                <w:color w:val="4CA2D5"/>
              </w:rPr>
              <w:t xml:space="preserve"> 1</w:t>
            </w:r>
            <w:r>
              <w:rPr>
                <w:rFonts w:eastAsia="Arial" w:ascii="Arial" w:hAnsi="Arial"/>
              </w:rPr>
              <w:t xml:space="preserve"> geeft een sche-</w:t>
            </w:r>
          </w:p>
        </w:tc>
      </w:tr>
      <w:tr>
        <w:trPr>
          <w:trHeight w:val="271"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ze onvoldoende onderscheid maken tussen legi-</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rPr>
              <w:t>matisch overzicht van de doorlopen fasen.</w:t>
            </w:r>
          </w:p>
        </w:tc>
      </w:tr>
      <w:tr>
        <w:trPr>
          <w:trHeight w:val="325"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tieme gebruikers en externe actoren, ook wel be-</w:t>
            </w:r>
          </w:p>
        </w:tc>
        <w:tc>
          <w:tcPr>
            <w:tcW w:w="5962" w:type="dxa"/>
            <w:gridSpan w:val="2"/>
            <w:tcBorders/>
            <w:shd w:color="auto" w:fill="auto" w:val="clear"/>
            <w:vAlign w:val="bottom"/>
          </w:tcPr>
          <w:p>
            <w:pPr>
              <w:pStyle w:val="Normal"/>
              <w:spacing w:lineRule="atLeast" w:line="0"/>
              <w:ind w:left="100"/>
              <w:rPr>
                <w:rFonts w:ascii="Arial" w:hAnsi="Arial" w:eastAsia="Arial"/>
                <w:b/>
                <w:sz w:val="24"/>
              </w:rPr>
            </w:pPr>
            <w:r>
              <w:rPr>
                <w:rFonts w:eastAsia="Arial" w:ascii="Arial" w:hAnsi="Arial"/>
                <w:b/>
                <w:sz w:val="24"/>
              </w:rPr>
              <w:t>6.1. Fase 1: Literatuurstudie en classi-</w:t>
            </w:r>
          </w:p>
        </w:tc>
      </w:tr>
      <w:tr>
        <w:trPr>
          <w:trHeight w:val="259"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 xml:space="preserve">kend als de </w:t>
            </w:r>
            <w:r>
              <w:rPr>
                <w:rFonts w:eastAsia="Arial" w:ascii="Arial" w:hAnsi="Arial"/>
                <w:i/>
              </w:rPr>
              <w:t>confused deputy</w:t>
            </w:r>
            <w:r>
              <w:rPr>
                <w:rFonts w:eastAsia="Arial" w:ascii="Arial" w:hAnsi="Arial"/>
              </w:rPr>
              <w:t xml:space="preserve"> aanval.</w:t>
            </w:r>
          </w:p>
        </w:tc>
        <w:tc>
          <w:tcPr>
            <w:tcW w:w="260" w:type="dxa"/>
            <w:tcBorders/>
            <w:shd w:color="auto" w:fill="auto" w:val="clear"/>
            <w:vAlign w:val="bottom"/>
          </w:tcPr>
          <w:p>
            <w:pPr>
              <w:pStyle w:val="Normal"/>
              <w:spacing w:lineRule="atLeast" w:line="0"/>
              <w:rPr>
                <w:rFonts w:ascii="Times New Roman" w:hAnsi="Times New Roman" w:eastAsia="Times New Roman"/>
                <w:sz w:val="22"/>
              </w:rPr>
            </w:pPr>
            <w:r>
              <w:rPr>
                <w:rFonts w:eastAsia="Times New Roman" w:ascii="Times New Roman" w:hAnsi="Times New Roman"/>
                <w:sz w:val="22"/>
              </w:rPr>
            </w:r>
          </w:p>
        </w:tc>
        <w:tc>
          <w:tcPr>
            <w:tcW w:w="5702" w:type="dxa"/>
            <w:vMerge w:val="restart"/>
            <w:tcBorders/>
            <w:shd w:color="auto" w:fill="auto" w:val="clear"/>
            <w:vAlign w:val="bottom"/>
          </w:tcPr>
          <w:p>
            <w:pPr>
              <w:pStyle w:val="Normal"/>
              <w:spacing w:lineRule="atLeast" w:line="0"/>
              <w:ind w:left="340"/>
              <w:rPr>
                <w:rFonts w:ascii="Arial" w:hAnsi="Arial" w:eastAsia="Arial"/>
                <w:b/>
                <w:sz w:val="24"/>
              </w:rPr>
            </w:pPr>
            <w:r>
              <w:rPr>
                <w:rFonts w:eastAsia="Arial" w:ascii="Arial" w:hAnsi="Arial"/>
                <w:b/>
                <w:sz w:val="24"/>
              </w:rPr>
              <w:t>ficatie van dreigingen</w:t>
            </w:r>
          </w:p>
        </w:tc>
      </w:tr>
      <w:tr>
        <w:trPr>
          <w:trHeight w:val="105" w:hRule="atLeast"/>
        </w:trPr>
        <w:tc>
          <w:tcPr>
            <w:tcW w:w="4998" w:type="dxa"/>
            <w:vMerge w:val="restart"/>
            <w:tcBorders/>
            <w:shd w:color="auto" w:fill="auto" w:val="clear"/>
            <w:vAlign w:val="bottom"/>
          </w:tcPr>
          <w:p>
            <w:pPr>
              <w:pStyle w:val="Normal"/>
              <w:spacing w:lineRule="atLeast" w:line="0"/>
              <w:rPr>
                <w:rFonts w:ascii="Arial" w:hAnsi="Arial" w:eastAsia="Arial"/>
                <w:b/>
                <w:sz w:val="24"/>
              </w:rPr>
            </w:pPr>
            <w:r>
              <w:rPr>
                <w:rFonts w:eastAsia="Arial" w:ascii="Arial" w:hAnsi="Arial"/>
                <w:b/>
                <w:sz w:val="24"/>
              </w:rPr>
              <w:t>5.2. Classificatie van kwetsbaarheden</w:t>
            </w:r>
          </w:p>
        </w:tc>
        <w:tc>
          <w:tcPr>
            <w:tcW w:w="260" w:type="dxa"/>
            <w:tcBorders/>
            <w:shd w:color="auto" w:fill="auto" w:val="clear"/>
            <w:vAlign w:val="bottom"/>
          </w:tcPr>
          <w:p>
            <w:pPr>
              <w:pStyle w:val="Normal"/>
              <w:spacing w:lineRule="atLeast" w:line="0"/>
              <w:rPr>
                <w:rFonts w:ascii="Times New Roman" w:hAnsi="Times New Roman" w:eastAsia="Times New Roman"/>
                <w:sz w:val="9"/>
              </w:rPr>
            </w:pPr>
            <w:r>
              <w:rPr>
                <w:rFonts w:eastAsia="Times New Roman" w:ascii="Times New Roman" w:hAnsi="Times New Roman"/>
                <w:sz w:val="9"/>
              </w:rPr>
            </w:r>
          </w:p>
        </w:tc>
        <w:tc>
          <w:tcPr>
            <w:tcW w:w="5702" w:type="dxa"/>
            <w:vMerge w:val="continue"/>
            <w:tcBorders/>
            <w:shd w:color="auto" w:fill="auto" w:val="clear"/>
            <w:vAlign w:val="bottom"/>
          </w:tcPr>
          <w:p>
            <w:pPr>
              <w:pStyle w:val="Normal"/>
              <w:spacing w:lineRule="atLeast" w:line="0"/>
              <w:rPr>
                <w:rFonts w:ascii="Times New Roman" w:hAnsi="Times New Roman" w:eastAsia="Times New Roman"/>
                <w:sz w:val="9"/>
              </w:rPr>
            </w:pPr>
            <w:r>
              <w:rPr>
                <w:rFonts w:eastAsia="Times New Roman" w:ascii="Times New Roman" w:hAnsi="Times New Roman"/>
                <w:sz w:val="9"/>
              </w:rPr>
            </w:r>
          </w:p>
        </w:tc>
      </w:tr>
      <w:tr>
        <w:trPr>
          <w:trHeight w:val="292" w:hRule="atLeast"/>
        </w:trPr>
        <w:tc>
          <w:tcPr>
            <w:tcW w:w="4998" w:type="dxa"/>
            <w:vMerge w:val="continue"/>
            <w:tcBorders/>
            <w:shd w:color="auto" w:fill="auto" w:val="clear"/>
            <w:vAlign w:val="bottom"/>
          </w:tcPr>
          <w:p>
            <w:pPr>
              <w:pStyle w:val="Normal"/>
              <w:spacing w:lineRule="atLeast" w:line="0"/>
              <w:rPr>
                <w:rFonts w:ascii="Times New Roman" w:hAnsi="Times New Roman" w:eastAsia="Times New Roman"/>
                <w:sz w:val="24"/>
              </w:rPr>
            </w:pPr>
            <w:r>
              <w:rPr>
                <w:rFonts w:eastAsia="Times New Roman" w:ascii="Times New Roman" w:hAnsi="Times New Roman"/>
                <w:sz w:val="24"/>
              </w:rPr>
            </w:r>
          </w:p>
        </w:tc>
        <w:tc>
          <w:tcPr>
            <w:tcW w:w="260" w:type="dxa"/>
            <w:tcBorders/>
            <w:shd w:color="auto" w:fill="auto" w:val="clear"/>
            <w:vAlign w:val="bottom"/>
          </w:tcPr>
          <w:p>
            <w:pPr>
              <w:pStyle w:val="Normal"/>
              <w:spacing w:lineRule="atLeast" w:line="0"/>
              <w:rPr>
                <w:rFonts w:ascii="Times New Roman" w:hAnsi="Times New Roman" w:eastAsia="Times New Roman"/>
                <w:sz w:val="24"/>
              </w:rPr>
            </w:pPr>
            <w:r>
              <w:rPr>
                <w:rFonts w:eastAsia="Times New Roman" w:ascii="Times New Roman" w:hAnsi="Times New Roman"/>
                <w:sz w:val="24"/>
              </w:rPr>
            </w:r>
          </w:p>
        </w:tc>
        <w:tc>
          <w:tcPr>
            <w:tcW w:w="5702" w:type="dxa"/>
            <w:tcBorders/>
            <w:shd w:color="auto" w:fill="auto" w:val="clear"/>
            <w:vAlign w:val="bottom"/>
          </w:tcPr>
          <w:p>
            <w:pPr>
              <w:pStyle w:val="Normal"/>
              <w:spacing w:lineRule="atLeast" w:line="0"/>
              <w:ind w:left="140"/>
              <w:rPr>
                <w:rFonts w:ascii="Arial" w:hAnsi="Arial" w:eastAsia="Arial"/>
              </w:rPr>
            </w:pPr>
            <w:r>
              <w:rPr>
                <w:rFonts w:eastAsia="Arial" w:ascii="Arial" w:hAnsi="Arial"/>
                <w:b/>
              </w:rPr>
              <w:t>Onderzoekstechniek:</w:t>
            </w:r>
            <w:r>
              <w:rPr>
                <w:rFonts w:eastAsia="Arial" w:ascii="Arial" w:hAnsi="Arial"/>
              </w:rPr>
              <w:t xml:space="preserve"> Literatuurstudie.</w:t>
            </w:r>
          </w:p>
        </w:tc>
      </w:tr>
      <w:tr>
        <w:trPr>
          <w:trHeight w:val="239" w:hRule="atLeast"/>
        </w:trPr>
        <w:tc>
          <w:tcPr>
            <w:tcW w:w="4998" w:type="dxa"/>
            <w:tcBorders/>
            <w:shd w:color="auto" w:fill="auto" w:val="clear"/>
            <w:vAlign w:val="bottom"/>
          </w:tcPr>
          <w:p>
            <w:pPr>
              <w:pStyle w:val="Normal"/>
              <w:spacing w:lineRule="atLeast" w:line="0"/>
              <w:ind w:left="300"/>
              <w:rPr>
                <w:rFonts w:ascii="Arial" w:hAnsi="Arial" w:eastAsia="Arial"/>
              </w:rPr>
            </w:pPr>
            <w:r>
              <w:rPr>
                <w:rFonts w:eastAsia="Arial" w:ascii="Arial" w:hAnsi="Arial"/>
              </w:rPr>
              <w:t>Om de grote hoeveelheid aan risico’s te cate-</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rPr>
              <w:t>Het onderzoek start met een diepgaande ana-</w:t>
            </w:r>
          </w:p>
        </w:tc>
      </w:tr>
      <w:tr>
        <w:trPr>
          <w:trHeight w:val="239"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goriseren, zijn er initiatieven gestart om de meest</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rPr>
              <w:t>lyse van de technische specificaties van het Mo-</w:t>
            </w:r>
          </w:p>
        </w:tc>
      </w:tr>
      <w:tr>
        <w:trPr>
          <w:trHeight w:val="239"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kritieke lekken in kaart te brengen. OWASP (</w:t>
            </w:r>
            <w:r>
              <w:rPr>
                <w:rFonts w:eastAsia="Arial" w:ascii="Arial" w:hAnsi="Arial"/>
                <w:color w:val="4CA2D5"/>
              </w:rPr>
              <w:t>2025</w:t>
            </w:r>
            <w:r>
              <w:rPr>
                <w:rFonts w:eastAsia="Arial" w:ascii="Arial" w:hAnsi="Arial"/>
              </w:rPr>
              <w:t>)</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rPr>
              <w:t>del Context Protocol (MCP). Er wordt gebruikge-</w:t>
            </w:r>
          </w:p>
        </w:tc>
      </w:tr>
      <w:tr>
        <w:trPr>
          <w:trHeight w:val="239"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hebben een lijst van de ”Top 10 MCP vulnerabi-</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rPr>
              <w:t>maakt van academische databanken (zoals Google</w:t>
            </w:r>
          </w:p>
        </w:tc>
      </w:tr>
      <w:tr>
        <w:trPr>
          <w:trHeight w:val="239" w:hRule="atLeast"/>
        </w:trPr>
        <w:tc>
          <w:tcPr>
            <w:tcW w:w="4998" w:type="dxa"/>
            <w:tcBorders/>
            <w:shd w:color="auto" w:fill="auto" w:val="clear"/>
            <w:vAlign w:val="bottom"/>
          </w:tcPr>
          <w:p>
            <w:pPr>
              <w:pStyle w:val="Normal"/>
              <w:spacing w:lineRule="atLeast" w:line="0"/>
              <w:rPr>
                <w:rFonts w:ascii="Arial" w:hAnsi="Arial" w:eastAsia="Arial"/>
                <w:i/>
                <w:i/>
              </w:rPr>
            </w:pPr>
            <w:r>
              <w:rPr>
                <w:rFonts w:eastAsia="Arial" w:ascii="Arial" w:hAnsi="Arial"/>
              </w:rPr>
              <w:t xml:space="preserve">litiesöpgesteld, waarin onder andere </w:t>
            </w:r>
            <w:r>
              <w:rPr>
                <w:rFonts w:eastAsia="Arial" w:ascii="Arial" w:hAnsi="Arial"/>
                <w:i/>
              </w:rPr>
              <w:t>tool poiso-</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rPr>
              <w:t>Scholar, IEEE Xplore en arXiv) en officiële tech-</w:t>
            </w:r>
          </w:p>
        </w:tc>
      </w:tr>
      <w:tr>
        <w:trPr>
          <w:trHeight w:val="239"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i/>
              </w:rPr>
              <w:t>ning</w:t>
            </w:r>
            <w:r>
              <w:rPr>
                <w:rFonts w:eastAsia="Arial" w:ascii="Arial" w:hAnsi="Arial"/>
              </w:rPr>
              <w:t xml:space="preserve"> en het gebrek aan degelijke audit logging</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rPr>
              <w:t>nische documentatie om de architectuur en da-</w:t>
            </w:r>
          </w:p>
        </w:tc>
      </w:tr>
      <w:tr>
        <w:trPr>
          <w:trHeight w:val="239"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als prominente risico’s worden bestempeld. Voor</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rPr>
              <w:t>tastromen te doorgronden. Specifiek wordt ge-</w:t>
            </w:r>
          </w:p>
        </w:tc>
      </w:tr>
      <w:tr>
        <w:trPr>
          <w:trHeight w:val="239"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fintech-bedrijven, die met gevoelige persoons- en</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rPr>
              <w:t>zocht naar bestaande taxonomieën van AI-kwetsbaarheden</w:t>
            </w:r>
          </w:p>
        </w:tc>
      </w:tr>
      <w:tr>
        <w:trPr>
          <w:trHeight w:val="239"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transactiegegevens werken, vormen deze speci-</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rPr>
              <w:t>(zoals de OWASP Top 10 voor LLM’s) en hoe deze</w:t>
            </w:r>
          </w:p>
        </w:tc>
      </w:tr>
      <w:tr>
        <w:trPr>
          <w:trHeight w:val="231"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fieke kwetsbaarheden een direct risico op data-</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rPr>
              <w:t>zich vertalen naar de MCP-context.</w:t>
            </w:r>
          </w:p>
        </w:tc>
      </w:tr>
      <w:tr>
        <w:trPr>
          <w:trHeight w:val="247"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lekken en compliance-schendingen.</w:t>
            </w:r>
          </w:p>
        </w:tc>
        <w:tc>
          <w:tcPr>
            <w:tcW w:w="260" w:type="dxa"/>
            <w:tcBorders/>
            <w:shd w:color="auto" w:fill="auto" w:val="clear"/>
            <w:vAlign w:val="bottom"/>
          </w:tcPr>
          <w:p>
            <w:pPr>
              <w:pStyle w:val="Normal"/>
              <w:spacing w:lineRule="atLeast" w:line="0"/>
              <w:rPr>
                <w:rFonts w:ascii="Times New Roman" w:hAnsi="Times New Roman" w:eastAsia="Times New Roman"/>
                <w:sz w:val="21"/>
              </w:rPr>
            </w:pPr>
            <w:r>
              <w:rPr>
                <w:rFonts w:eastAsia="Times New Roman" w:ascii="Times New Roman" w:hAnsi="Times New Roman"/>
                <w:sz w:val="21"/>
              </w:rPr>
            </w:r>
          </w:p>
        </w:tc>
        <w:tc>
          <w:tcPr>
            <w:tcW w:w="5702" w:type="dxa"/>
            <w:tcBorders/>
            <w:shd w:color="auto" w:fill="auto" w:val="clear"/>
            <w:vAlign w:val="bottom"/>
          </w:tcPr>
          <w:p>
            <w:pPr>
              <w:pStyle w:val="Normal"/>
              <w:spacing w:lineRule="atLeast" w:line="0"/>
              <w:ind w:left="140"/>
              <w:rPr>
                <w:rFonts w:ascii="Arial" w:hAnsi="Arial" w:eastAsia="Arial"/>
              </w:rPr>
            </w:pPr>
            <w:r>
              <w:rPr>
                <w:rFonts w:eastAsia="Arial" w:ascii="Arial" w:hAnsi="Arial"/>
                <w:b/>
              </w:rPr>
              <w:t>Doel:</w:t>
            </w:r>
            <w:r>
              <w:rPr>
                <w:rFonts w:eastAsia="Arial" w:ascii="Arial" w:hAnsi="Arial"/>
              </w:rPr>
              <w:t xml:space="preserve"> Het opstellen van een specifieke taxo-</w:t>
            </w:r>
          </w:p>
        </w:tc>
      </w:tr>
      <w:tr>
        <w:trPr>
          <w:trHeight w:val="207" w:hRule="atLeast"/>
        </w:trPr>
        <w:tc>
          <w:tcPr>
            <w:tcW w:w="4998" w:type="dxa"/>
            <w:tcBorders/>
            <w:shd w:color="auto" w:fill="auto" w:val="clear"/>
            <w:vAlign w:val="bottom"/>
          </w:tcPr>
          <w:p>
            <w:pPr>
              <w:pStyle w:val="Normal"/>
              <w:spacing w:lineRule="atLeast" w:line="0"/>
              <w:rPr>
                <w:rFonts w:ascii="Times New Roman" w:hAnsi="Times New Roman" w:eastAsia="Times New Roman"/>
                <w:sz w:val="17"/>
              </w:rPr>
            </w:pPr>
            <w:r>
              <w:rPr>
                <w:rFonts w:eastAsia="Times New Roman" w:ascii="Times New Roman" w:hAnsi="Times New Roman"/>
                <w:sz w:val="17"/>
              </w:rPr>
            </w:r>
          </w:p>
        </w:tc>
        <w:tc>
          <w:tcPr>
            <w:tcW w:w="5962" w:type="dxa"/>
            <w:gridSpan w:val="2"/>
            <w:tcBorders/>
            <w:shd w:color="auto" w:fill="auto" w:val="clear"/>
            <w:vAlign w:val="bottom"/>
          </w:tcPr>
          <w:p>
            <w:pPr>
              <w:pStyle w:val="Normal"/>
              <w:spacing w:lineRule="exact" w:line="207"/>
              <w:ind w:left="100"/>
              <w:rPr>
                <w:rFonts w:ascii="Arial" w:hAnsi="Arial" w:eastAsia="Arial"/>
              </w:rPr>
            </w:pPr>
            <w:r>
              <w:rPr>
                <w:rFonts w:eastAsia="Arial" w:ascii="Arial" w:hAnsi="Arial"/>
              </w:rPr>
              <w:t>nomie van kwetsbaarheden (zoals prompt injec-</w:t>
            </w:r>
          </w:p>
        </w:tc>
      </w:tr>
      <w:tr>
        <w:trPr>
          <w:trHeight w:val="271" w:hRule="atLeast"/>
        </w:trPr>
        <w:tc>
          <w:tcPr>
            <w:tcW w:w="10960" w:type="dxa"/>
            <w:gridSpan w:val="3"/>
            <w:tcBorders/>
            <w:shd w:color="auto" w:fill="auto" w:val="clear"/>
            <w:vAlign w:val="bottom"/>
          </w:tcPr>
          <w:p>
            <w:pPr>
              <w:pStyle w:val="Normal"/>
              <w:spacing w:lineRule="exact" w:line="271"/>
              <w:rPr>
                <w:rFonts w:ascii="Arial" w:hAnsi="Arial" w:eastAsia="Arial"/>
                <w:sz w:val="19"/>
              </w:rPr>
            </w:pPr>
            <w:r>
              <w:rPr>
                <w:rFonts w:eastAsia="Arial" w:ascii="Arial" w:hAnsi="Arial"/>
                <w:b/>
                <w:sz w:val="24"/>
              </w:rPr>
              <w:t>5.3. Status Quo: Beperkingen van hand-</w:t>
            </w:r>
            <w:r>
              <w:rPr>
                <w:rFonts w:eastAsia="Arial" w:ascii="Arial" w:hAnsi="Arial"/>
                <w:sz w:val="19"/>
              </w:rPr>
              <w:t>tion, tool poisoning en privilege escalation) die re-</w:t>
            </w:r>
          </w:p>
        </w:tc>
      </w:tr>
      <w:tr>
        <w:trPr>
          <w:trHeight w:val="264" w:hRule="atLeast"/>
        </w:trPr>
        <w:tc>
          <w:tcPr>
            <w:tcW w:w="4998" w:type="dxa"/>
            <w:tcBorders/>
            <w:shd w:color="auto" w:fill="auto" w:val="clear"/>
            <w:vAlign w:val="bottom"/>
          </w:tcPr>
          <w:p>
            <w:pPr>
              <w:pStyle w:val="Normal"/>
              <w:spacing w:lineRule="exact" w:line="264"/>
              <w:ind w:left="560"/>
              <w:rPr>
                <w:rFonts w:ascii="Arial" w:hAnsi="Arial" w:eastAsia="Arial"/>
                <w:b/>
                <w:sz w:val="24"/>
              </w:rPr>
            </w:pPr>
            <w:r>
              <w:rPr>
                <w:rFonts w:eastAsia="Arial" w:ascii="Arial" w:hAnsi="Arial"/>
                <w:b/>
                <w:sz w:val="24"/>
              </w:rPr>
              <w:t>matige validatie</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rPr>
              <w:t>levant zijn voor de financiële sector.</w:t>
            </w:r>
          </w:p>
        </w:tc>
      </w:tr>
      <w:tr>
        <w:trPr>
          <w:trHeight w:val="215" w:hRule="atLeast"/>
        </w:trPr>
        <w:tc>
          <w:tcPr>
            <w:tcW w:w="4998" w:type="dxa"/>
            <w:vMerge w:val="restart"/>
            <w:tcBorders/>
            <w:shd w:color="auto" w:fill="auto" w:val="clear"/>
            <w:vAlign w:val="bottom"/>
          </w:tcPr>
          <w:p>
            <w:pPr>
              <w:pStyle w:val="Normal"/>
              <w:spacing w:lineRule="atLeast" w:line="0"/>
              <w:ind w:left="300"/>
              <w:rPr>
                <w:rFonts w:ascii="Arial" w:hAnsi="Arial" w:eastAsia="Arial"/>
              </w:rPr>
            </w:pPr>
            <w:r>
              <w:rPr>
                <w:rFonts w:eastAsia="Arial" w:ascii="Arial" w:hAnsi="Arial"/>
              </w:rPr>
              <w:t>Ondanks de ernst van de dreigingen, ontbre-</w:t>
            </w:r>
          </w:p>
        </w:tc>
        <w:tc>
          <w:tcPr>
            <w:tcW w:w="260" w:type="dxa"/>
            <w:tcBorders/>
            <w:shd w:color="auto" w:fill="auto" w:val="clear"/>
            <w:vAlign w:val="bottom"/>
          </w:tcPr>
          <w:p>
            <w:pPr>
              <w:pStyle w:val="Normal"/>
              <w:spacing w:lineRule="atLeast" w:line="0"/>
              <w:rPr>
                <w:rFonts w:ascii="Times New Roman" w:hAnsi="Times New Roman" w:eastAsia="Times New Roman"/>
                <w:sz w:val="18"/>
              </w:rPr>
            </w:pPr>
            <w:r>
              <w:rPr>
                <w:rFonts w:eastAsia="Times New Roman" w:ascii="Times New Roman" w:hAnsi="Times New Roman"/>
                <w:sz w:val="18"/>
              </w:rPr>
            </w:r>
          </w:p>
        </w:tc>
        <w:tc>
          <w:tcPr>
            <w:tcW w:w="5702" w:type="dxa"/>
            <w:tcBorders/>
            <w:shd w:color="auto" w:fill="auto" w:val="clear"/>
            <w:vAlign w:val="bottom"/>
          </w:tcPr>
          <w:p>
            <w:pPr>
              <w:pStyle w:val="Normal"/>
              <w:spacing w:lineRule="exact" w:line="215"/>
              <w:ind w:left="140"/>
              <w:rPr>
                <w:rFonts w:ascii="Arial" w:hAnsi="Arial" w:eastAsia="Arial"/>
              </w:rPr>
            </w:pPr>
            <w:r>
              <w:rPr>
                <w:rFonts w:eastAsia="Arial" w:ascii="Arial" w:hAnsi="Arial"/>
                <w:b/>
              </w:rPr>
              <w:t>Tools:</w:t>
            </w:r>
            <w:r>
              <w:rPr>
                <w:rFonts w:eastAsia="Arial" w:ascii="Arial" w:hAnsi="Arial"/>
              </w:rPr>
              <w:t xml:space="preserve"> BiBTex voor referentiebeheer, LaTeX voor</w:t>
            </w:r>
          </w:p>
        </w:tc>
      </w:tr>
      <w:tr>
        <w:trPr>
          <w:trHeight w:val="207" w:hRule="atLeast"/>
        </w:trPr>
        <w:tc>
          <w:tcPr>
            <w:tcW w:w="4998" w:type="dxa"/>
            <w:vMerge w:val="continue"/>
            <w:tcBorders/>
            <w:shd w:color="auto" w:fill="auto" w:val="clear"/>
            <w:vAlign w:val="bottom"/>
          </w:tcPr>
          <w:p>
            <w:pPr>
              <w:pStyle w:val="Normal"/>
              <w:spacing w:lineRule="atLeast" w:line="0"/>
              <w:rPr>
                <w:rFonts w:ascii="Times New Roman" w:hAnsi="Times New Roman" w:eastAsia="Times New Roman"/>
                <w:sz w:val="17"/>
              </w:rPr>
            </w:pPr>
            <w:r>
              <w:rPr>
                <w:rFonts w:eastAsia="Times New Roman" w:ascii="Times New Roman" w:hAnsi="Times New Roman"/>
                <w:sz w:val="17"/>
              </w:rPr>
            </w:r>
          </w:p>
        </w:tc>
        <w:tc>
          <w:tcPr>
            <w:tcW w:w="5962" w:type="dxa"/>
            <w:gridSpan w:val="2"/>
            <w:tcBorders/>
            <w:shd w:color="auto" w:fill="auto" w:val="clear"/>
            <w:vAlign w:val="bottom"/>
          </w:tcPr>
          <w:p>
            <w:pPr>
              <w:pStyle w:val="Normal"/>
              <w:spacing w:lineRule="exact" w:line="207"/>
              <w:ind w:left="100"/>
              <w:rPr>
                <w:rFonts w:ascii="Arial" w:hAnsi="Arial" w:eastAsia="Arial"/>
              </w:rPr>
            </w:pPr>
            <w:r>
              <w:rPr>
                <w:rFonts w:eastAsia="Arial" w:ascii="Arial" w:hAnsi="Arial"/>
              </w:rPr>
              <w:t>documentatie.</w:t>
            </w:r>
          </w:p>
        </w:tc>
      </w:tr>
      <w:tr>
        <w:trPr>
          <w:trHeight w:val="239"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ken er momenteel gestandaardiseerde metho-</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b/>
              </w:rPr>
              <w:t>Tijdschatting:</w:t>
            </w:r>
            <w:r>
              <w:rPr>
                <w:rFonts w:eastAsia="Arial" w:ascii="Arial" w:hAnsi="Arial"/>
              </w:rPr>
              <w:t xml:space="preserve"> 4 weken.</w:t>
            </w:r>
          </w:p>
        </w:tc>
      </w:tr>
      <w:tr>
        <w:trPr>
          <w:trHeight w:val="239"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dologieën voor validatie. De huidige praktijk in</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b/>
              </w:rPr>
              <w:t>Deliverable:</w:t>
            </w:r>
            <w:r>
              <w:rPr>
                <w:rFonts w:eastAsia="Arial" w:ascii="Arial" w:hAnsi="Arial"/>
              </w:rPr>
              <w:t xml:space="preserve"> Hoofdstuk ’Literatuurstudie’ met een</w:t>
            </w:r>
          </w:p>
        </w:tc>
      </w:tr>
      <w:tr>
        <w:trPr>
          <w:trHeight w:val="149" w:hRule="atLeast"/>
        </w:trPr>
        <w:tc>
          <w:tcPr>
            <w:tcW w:w="4998" w:type="dxa"/>
            <w:tcBorders/>
            <w:shd w:color="auto" w:fill="auto" w:val="clear"/>
            <w:vAlign w:val="bottom"/>
          </w:tcPr>
          <w:p>
            <w:pPr>
              <w:pStyle w:val="Normal"/>
              <w:spacing w:lineRule="exact" w:line="149"/>
              <w:rPr>
                <w:rFonts w:ascii="Arial" w:hAnsi="Arial" w:eastAsia="Arial"/>
                <w:sz w:val="17"/>
              </w:rPr>
            </w:pPr>
            <w:r>
              <w:rPr>
                <w:rFonts w:eastAsia="Arial" w:ascii="Arial" w:hAnsi="Arial"/>
                <w:sz w:val="17"/>
              </w:rPr>
              <w:t>het bedrijfsleven leunt sterk op handmatige en</w:t>
            </w:r>
          </w:p>
        </w:tc>
        <w:tc>
          <w:tcPr>
            <w:tcW w:w="5962" w:type="dxa"/>
            <w:gridSpan w:val="2"/>
            <w:vMerge w:val="restart"/>
            <w:tcBorders/>
            <w:shd w:color="auto" w:fill="auto" w:val="clear"/>
            <w:vAlign w:val="bottom"/>
          </w:tcPr>
          <w:p>
            <w:pPr>
              <w:pStyle w:val="Normal"/>
              <w:spacing w:lineRule="atLeast" w:line="0"/>
              <w:ind w:left="100"/>
              <w:rPr>
                <w:rFonts w:ascii="Arial" w:hAnsi="Arial" w:eastAsia="Arial"/>
              </w:rPr>
            </w:pPr>
            <w:r>
              <w:rPr>
                <w:rFonts w:eastAsia="Arial" w:ascii="Arial" w:hAnsi="Arial"/>
              </w:rPr>
              <w:t>gedefinieerd dreigingsmodel.</w:t>
            </w:r>
          </w:p>
        </w:tc>
      </w:tr>
      <w:tr>
        <w:trPr>
          <w:trHeight w:val="239"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herhaalde code reviews en het gebruik van ad-</w:t>
            </w:r>
          </w:p>
        </w:tc>
        <w:tc>
          <w:tcPr>
            <w:tcW w:w="5962" w:type="dxa"/>
            <w:gridSpan w:val="2"/>
            <w:vMerge w:val="continue"/>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r>
      <w:tr>
        <w:trPr>
          <w:trHeight w:val="310"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hoc tools.  Uproot Security (</w:t>
            </w:r>
            <w:r>
              <w:rPr>
                <w:rFonts w:eastAsia="Arial" w:ascii="Arial" w:hAnsi="Arial"/>
                <w:color w:val="4CA2D5"/>
              </w:rPr>
              <w:t xml:space="preserve"> 2025</w:t>
            </w:r>
            <w:r>
              <w:rPr>
                <w:rFonts w:eastAsia="Arial" w:ascii="Arial" w:hAnsi="Arial"/>
              </w:rPr>
              <w:t>) bieden welis-</w:t>
            </w:r>
          </w:p>
        </w:tc>
        <w:tc>
          <w:tcPr>
            <w:tcW w:w="5962" w:type="dxa"/>
            <w:gridSpan w:val="2"/>
            <w:tcBorders/>
            <w:shd w:color="auto" w:fill="auto" w:val="clear"/>
            <w:vAlign w:val="bottom"/>
          </w:tcPr>
          <w:p>
            <w:pPr>
              <w:pStyle w:val="Normal"/>
              <w:spacing w:lineRule="atLeast" w:line="0"/>
              <w:ind w:left="100"/>
              <w:rPr>
                <w:rFonts w:ascii="Arial" w:hAnsi="Arial" w:eastAsia="Arial"/>
                <w:b/>
                <w:sz w:val="24"/>
              </w:rPr>
            </w:pPr>
            <w:r>
              <w:rPr>
                <w:rFonts w:eastAsia="Arial" w:ascii="Arial" w:hAnsi="Arial"/>
                <w:b/>
                <w:sz w:val="24"/>
              </w:rPr>
              <w:t>6.2. Fase 2: Requirementsanalyse voor</w:t>
            </w:r>
          </w:p>
        </w:tc>
      </w:tr>
      <w:tr>
        <w:trPr>
          <w:trHeight w:val="169" w:hRule="atLeast"/>
        </w:trPr>
        <w:tc>
          <w:tcPr>
            <w:tcW w:w="4998" w:type="dxa"/>
            <w:tcBorders/>
            <w:shd w:color="auto" w:fill="auto" w:val="clear"/>
            <w:vAlign w:val="bottom"/>
          </w:tcPr>
          <w:p>
            <w:pPr>
              <w:pStyle w:val="Normal"/>
              <w:spacing w:lineRule="exact" w:line="169"/>
              <w:rPr>
                <w:rFonts w:ascii="Arial" w:hAnsi="Arial" w:eastAsia="Arial"/>
                <w:sz w:val="19"/>
              </w:rPr>
            </w:pPr>
            <w:r>
              <w:rPr>
                <w:rFonts w:eastAsia="Arial" w:ascii="Arial" w:hAnsi="Arial"/>
                <w:sz w:val="19"/>
              </w:rPr>
              <w:t>waar handleidingen voor het uitvoeren van MCP-</w:t>
            </w:r>
          </w:p>
        </w:tc>
        <w:tc>
          <w:tcPr>
            <w:tcW w:w="260" w:type="dxa"/>
            <w:tcBorders/>
            <w:shd w:color="auto" w:fill="auto" w:val="clear"/>
            <w:vAlign w:val="bottom"/>
          </w:tcPr>
          <w:p>
            <w:pPr>
              <w:pStyle w:val="Normal"/>
              <w:spacing w:lineRule="atLeast" w:line="0"/>
              <w:rPr>
                <w:rFonts w:ascii="Times New Roman" w:hAnsi="Times New Roman" w:eastAsia="Times New Roman"/>
                <w:sz w:val="14"/>
              </w:rPr>
            </w:pPr>
            <w:r>
              <w:rPr>
                <w:rFonts w:eastAsia="Times New Roman" w:ascii="Times New Roman" w:hAnsi="Times New Roman"/>
                <w:sz w:val="14"/>
              </w:rPr>
            </w:r>
          </w:p>
        </w:tc>
        <w:tc>
          <w:tcPr>
            <w:tcW w:w="5702" w:type="dxa"/>
            <w:vMerge w:val="restart"/>
            <w:tcBorders/>
            <w:shd w:color="auto" w:fill="auto" w:val="clear"/>
            <w:vAlign w:val="bottom"/>
          </w:tcPr>
          <w:p>
            <w:pPr>
              <w:pStyle w:val="Normal"/>
              <w:spacing w:lineRule="atLeast" w:line="0"/>
              <w:ind w:left="400"/>
              <w:rPr>
                <w:rFonts w:ascii="Arial" w:hAnsi="Arial" w:eastAsia="Arial"/>
                <w:b/>
                <w:sz w:val="24"/>
              </w:rPr>
            </w:pPr>
            <w:r>
              <w:rPr>
                <w:rFonts w:eastAsia="Arial" w:ascii="Arial" w:hAnsi="Arial"/>
                <w:b/>
                <w:sz w:val="24"/>
              </w:rPr>
              <w:t>Fintech-toepassingen</w:t>
            </w:r>
          </w:p>
        </w:tc>
      </w:tr>
      <w:tr>
        <w:trPr>
          <w:trHeight w:val="239"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pentests, maar deze processen blijven arbeidsin-</w:t>
            </w:r>
          </w:p>
        </w:tc>
        <w:tc>
          <w:tcPr>
            <w:tcW w:w="260"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c>
          <w:tcPr>
            <w:tcW w:w="5702" w:type="dxa"/>
            <w:vMerge w:val="continue"/>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r>
      <w:tr>
        <w:trPr>
          <w:trHeight w:val="239"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tensief en foutgevoelig, wat het tijdsaspect dus</w:t>
            </w:r>
          </w:p>
        </w:tc>
        <w:tc>
          <w:tcPr>
            <w:tcW w:w="260"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c>
          <w:tcPr>
            <w:tcW w:w="5702" w:type="dxa"/>
            <w:tcBorders/>
            <w:shd w:color="auto" w:fill="auto" w:val="clear"/>
            <w:vAlign w:val="bottom"/>
          </w:tcPr>
          <w:p>
            <w:pPr>
              <w:pStyle w:val="Normal"/>
              <w:spacing w:lineRule="atLeast" w:line="0"/>
              <w:ind w:left="140"/>
              <w:rPr>
                <w:rFonts w:ascii="Arial" w:hAnsi="Arial" w:eastAsia="Arial"/>
              </w:rPr>
            </w:pPr>
            <w:r>
              <w:rPr>
                <w:rFonts w:eastAsia="Arial" w:ascii="Arial" w:hAnsi="Arial"/>
                <w:b/>
              </w:rPr>
              <w:t>Onderzoekstechniek:</w:t>
            </w:r>
            <w:r>
              <w:rPr>
                <w:rFonts w:eastAsia="Arial" w:ascii="Arial" w:hAnsi="Arial"/>
              </w:rPr>
              <w:t xml:space="preserve"> Documentanalyse en</w:t>
            </w:r>
          </w:p>
        </w:tc>
      </w:tr>
      <w:tr>
        <w:trPr>
          <w:trHeight w:val="239"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niet positief beïnvloedt.</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rPr>
              <w:t>functionele analyse.</w:t>
            </w:r>
          </w:p>
        </w:tc>
      </w:tr>
      <w:tr>
        <w:trPr>
          <w:trHeight w:val="239" w:hRule="atLeast"/>
        </w:trPr>
        <w:tc>
          <w:tcPr>
            <w:tcW w:w="4998" w:type="dxa"/>
            <w:tcBorders/>
            <w:shd w:color="auto" w:fill="auto" w:val="clear"/>
            <w:vAlign w:val="bottom"/>
          </w:tcPr>
          <w:p>
            <w:pPr>
              <w:pStyle w:val="Normal"/>
              <w:spacing w:lineRule="atLeast" w:line="0"/>
              <w:ind w:left="300"/>
              <w:rPr>
                <w:rFonts w:ascii="Arial" w:hAnsi="Arial" w:eastAsia="Arial"/>
              </w:rPr>
            </w:pPr>
            <w:r>
              <w:rPr>
                <w:rFonts w:eastAsia="Arial" w:ascii="Arial" w:hAnsi="Arial"/>
              </w:rPr>
              <w:t>Bestaande tools bieden slechts gedeeltelijke</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rPr>
              <w:t>In plaats van interviews of enquêtes, die subjec-</w:t>
            </w:r>
          </w:p>
        </w:tc>
      </w:tr>
      <w:tr>
        <w:trPr>
          <w:trHeight w:val="239"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oplossingen. Hoewel er open-source initiatieven</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rPr>
              <w:t>tieve meningen opleveren, wordt er gekeken naar</w:t>
            </w:r>
          </w:p>
        </w:tc>
      </w:tr>
      <w:tr>
        <w:trPr>
          <w:trHeight w:val="268" w:hRule="atLeast"/>
        </w:trPr>
        <w:tc>
          <w:tcPr>
            <w:tcW w:w="4998" w:type="dxa"/>
            <w:tcBorders/>
            <w:shd w:color="auto" w:fill="auto" w:val="clear"/>
            <w:vAlign w:val="bottom"/>
          </w:tcPr>
          <w:p>
            <w:pPr>
              <w:pStyle w:val="Normal"/>
              <w:spacing w:lineRule="atLeast" w:line="0"/>
              <w:rPr>
                <w:rFonts w:ascii="Arial" w:hAnsi="Arial" w:eastAsia="Arial"/>
              </w:rPr>
            </w:pPr>
            <w:r>
              <w:rPr>
                <w:rFonts w:eastAsia="Arial" w:ascii="Arial" w:hAnsi="Arial"/>
              </w:rPr>
              <w:t>zijn, zoals de scanning tool van Invariantlabs-ai</w:t>
            </w:r>
          </w:p>
        </w:tc>
        <w:tc>
          <w:tcPr>
            <w:tcW w:w="5962" w:type="dxa"/>
            <w:gridSpan w:val="2"/>
            <w:tcBorders/>
            <w:shd w:color="auto" w:fill="auto" w:val="clear"/>
            <w:vAlign w:val="bottom"/>
          </w:tcPr>
          <w:p>
            <w:pPr>
              <w:pStyle w:val="Normal"/>
              <w:spacing w:lineRule="atLeast" w:line="0"/>
              <w:ind w:left="100"/>
              <w:rPr>
                <w:rFonts w:ascii="Arial" w:hAnsi="Arial" w:eastAsia="Arial"/>
              </w:rPr>
            </w:pPr>
            <w:r>
              <w:rPr>
                <w:rFonts w:eastAsia="Arial" w:ascii="Arial" w:hAnsi="Arial"/>
              </w:rPr>
              <w:t>harde compliance-eisen uit de financiële sector</w:t>
            </w:r>
          </w:p>
        </w:tc>
      </w:tr>
    </w:tbl>
    <w:p>
      <w:pPr>
        <w:pStyle w:val="Normal"/>
        <w:spacing w:lineRule="exact" w:line="20"/>
        <w:rPr>
          <w:rFonts w:ascii="Times New Roman" w:hAnsi="Times New Roman" w:eastAsia="Times New Roman"/>
        </w:rPr>
      </w:pPr>
      <w:r>
        <w:rPr>
          <w:rFonts w:eastAsia="Times New Roman" w:ascii="Times New Roman" w:hAnsi="Times New Roman"/>
        </w:rPr>
        <w:drawing>
          <wp:anchor behindDoc="1" distT="0" distB="0" distL="0" distR="0" simplePos="0" locked="0" layoutInCell="1" allowOverlap="1" relativeHeight="12">
            <wp:simplePos x="0" y="0"/>
            <wp:positionH relativeFrom="column">
              <wp:posOffset>5636260</wp:posOffset>
            </wp:positionH>
            <wp:positionV relativeFrom="paragraph">
              <wp:posOffset>142240</wp:posOffset>
            </wp:positionV>
            <wp:extent cx="702310" cy="396240"/>
            <wp:effectExtent l="0" t="0" r="0" b="0"/>
            <wp:wrapNone/>
            <wp:docPr id="8" name="Afbeelding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fbeelding 9" descr=""/>
                    <pic:cNvPicPr>
                      <a:picLocks noChangeAspect="1" noChangeArrowheads="1"/>
                    </pic:cNvPicPr>
                  </pic:nvPicPr>
                  <pic:blipFill>
                    <a:blip r:embed="rId7"/>
                    <a:stretch>
                      <a:fillRect/>
                    </a:stretch>
                  </pic:blipFill>
                  <pic:spPr bwMode="auto">
                    <a:xfrm>
                      <a:off x="0" y="0"/>
                      <a:ext cx="702310" cy="396240"/>
                    </a:xfrm>
                    <a:prstGeom prst="rect">
                      <a:avLst/>
                    </a:prstGeom>
                  </pic:spPr>
                </pic:pic>
              </a:graphicData>
            </a:graphic>
          </wp:anchor>
        </w:drawing>
      </w:r>
    </w:p>
    <w:p>
      <w:pPr>
        <w:sectPr>
          <w:type w:val="continuous"/>
          <w:pgSz w:w="11906" w:h="16838"/>
          <w:pgMar w:left="960" w:right="426" w:gutter="0" w:header="0" w:top="413" w:footer="0" w:bottom="0"/>
          <w:formProt w:val="false"/>
          <w:textDirection w:val="lrTb"/>
          <w:docGrid w:type="default" w:linePitch="360" w:charSpace="8192"/>
        </w:sectPr>
      </w:pP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54"/>
        <w:rPr>
          <w:rFonts w:ascii="Times New Roman" w:hAnsi="Times New Roman" w:eastAsia="Times New Roman"/>
        </w:rPr>
      </w:pPr>
      <w:r>
        <w:rPr>
          <w:rFonts w:eastAsia="Times New Roman" w:ascii="Times New Roman" w:hAnsi="Times New Roman"/>
        </w:rPr>
      </w:r>
    </w:p>
    <w:p>
      <w:pPr>
        <w:pStyle w:val="Normal"/>
        <w:spacing w:lineRule="atLeast" w:line="0"/>
        <w:rPr>
          <w:rFonts w:ascii="Arial" w:hAnsi="Arial" w:eastAsia="Arial"/>
          <w:b/>
          <w:sz w:val="18"/>
        </w:rPr>
      </w:pPr>
      <w:r>
        <w:rPr>
          <w:rFonts w:eastAsia="Arial" w:ascii="Arial" w:hAnsi="Arial"/>
          <w:b/>
          <w:sz w:val="18"/>
        </w:rPr>
        <w:t>Professionele bachelor toegepaste informatica</w:t>
      </w:r>
    </w:p>
    <w:p>
      <w:pPr>
        <w:sectPr>
          <w:type w:val="continuous"/>
          <w:pgSz w:w="11906" w:h="16838"/>
          <w:pgMar w:left="960" w:right="426" w:gutter="0" w:header="0" w:top="413" w:footer="0" w:bottom="0"/>
          <w:formProt w:val="false"/>
          <w:textDirection w:val="lrTb"/>
          <w:docGrid w:type="default" w:linePitch="360" w:charSpace="8192"/>
        </w:sectPr>
      </w:pPr>
    </w:p>
    <w:p>
      <w:pPr>
        <w:pStyle w:val="Normal"/>
        <w:spacing w:lineRule="exact" w:line="13"/>
        <w:rPr>
          <w:rFonts w:ascii="Times New Roman" w:hAnsi="Times New Roman" w:eastAsia="Times New Roman"/>
        </w:rPr>
      </w:pPr>
      <w:r>
        <w:rPr>
          <w:rFonts w:eastAsia="Times New Roman" w:ascii="Times New Roman" w:hAnsi="Times New Roman"/>
        </w:rPr>
      </w:r>
      <w:bookmarkStart w:id="8" w:name="page4"/>
      <w:bookmarkStart w:id="9" w:name="page4"/>
      <w:bookmarkEnd w:id="9"/>
    </w:p>
    <w:p>
      <w:pPr>
        <w:pStyle w:val="Normal"/>
        <w:spacing w:lineRule="atLeast" w:line="0"/>
        <w:rPr>
          <w:rFonts w:ascii="Arial" w:hAnsi="Arial" w:eastAsia="Arial"/>
          <w:b/>
          <w:sz w:val="18"/>
        </w:rPr>
      </w:pPr>
      <w:r>
        <w:rPr>
          <w:rFonts w:eastAsia="Arial" w:ascii="Arial" w:hAnsi="Arial"/>
          <w:b/>
          <w:sz w:val="18"/>
        </w:rPr>
        <w:t>Bachelorproef: Onderzoeksvoorstel</w:t>
      </w:r>
    </w:p>
    <w:p>
      <w:pPr>
        <w:pStyle w:val="Normal"/>
        <w:spacing w:lineRule="exact" w:line="20"/>
        <w:rPr>
          <w:rFonts w:ascii="Times New Roman" w:hAnsi="Times New Roman" w:eastAsia="Times New Roman"/>
        </w:rPr>
      </w:pPr>
      <w:r>
        <w:rPr>
          <w:rFonts w:eastAsia="Times New Roman" w:ascii="Times New Roman" w:hAnsi="Times New Roman"/>
        </w:rPr>
        <w:drawing>
          <wp:anchor behindDoc="1" distT="0" distB="0" distL="0" distR="0" simplePos="0" locked="0" layoutInCell="1" allowOverlap="1" relativeHeight="13">
            <wp:simplePos x="0" y="0"/>
            <wp:positionH relativeFrom="column">
              <wp:posOffset>1433195</wp:posOffset>
            </wp:positionH>
            <wp:positionV relativeFrom="paragraph">
              <wp:posOffset>345440</wp:posOffset>
            </wp:positionV>
            <wp:extent cx="1887855" cy="524510"/>
            <wp:effectExtent l="0" t="0" r="0" b="0"/>
            <wp:wrapNone/>
            <wp:docPr id="9" name="Afbeelding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 10" descr=""/>
                    <pic:cNvPicPr>
                      <a:picLocks noChangeAspect="1" noChangeArrowheads="1"/>
                    </pic:cNvPicPr>
                  </pic:nvPicPr>
                  <pic:blipFill>
                    <a:blip r:embed="rId8"/>
                    <a:stretch>
                      <a:fillRect/>
                    </a:stretch>
                  </pic:blipFill>
                  <pic:spPr bwMode="auto">
                    <a:xfrm>
                      <a:off x="0" y="0"/>
                      <a:ext cx="1887855" cy="524510"/>
                    </a:xfrm>
                    <a:prstGeom prst="rect">
                      <a:avLst/>
                    </a:prstGeom>
                  </pic:spPr>
                </pic:pic>
              </a:graphicData>
            </a:graphic>
          </wp:anchor>
        </w:drawing>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71"/>
        <w:rPr>
          <w:rFonts w:ascii="Times New Roman" w:hAnsi="Times New Roman" w:eastAsia="Times New Roman"/>
        </w:rPr>
      </w:pPr>
      <w:r>
        <w:rPr>
          <w:rFonts w:eastAsia="Times New Roman" w:ascii="Times New Roman" w:hAnsi="Times New Roman"/>
        </w:rPr>
      </w:r>
    </w:p>
    <w:p>
      <w:pPr>
        <w:pStyle w:val="Normal"/>
        <w:numPr>
          <w:ilvl w:val="4"/>
          <w:numId w:val="9"/>
        </w:numPr>
        <w:tabs>
          <w:tab w:val="clear" w:pos="720"/>
          <w:tab w:val="left" w:pos="2520" w:leader="none"/>
        </w:tabs>
        <w:spacing w:lineRule="atLeast" w:line="0"/>
        <w:ind w:hanging="181" w:left="2520"/>
        <w:rPr>
          <w:rFonts w:ascii="Arial" w:hAnsi="Arial" w:eastAsia="Arial"/>
        </w:rPr>
      </w:pPr>
      <w:r>
        <w:rPr>
          <w:rFonts w:eastAsia="Arial" w:ascii="Arial" w:hAnsi="Arial"/>
        </w:rPr>
        <w:t>Literatuurstudie &amp; Analyse</w:t>
      </w:r>
    </w:p>
    <w:p>
      <w:pPr>
        <w:pStyle w:val="Normal"/>
        <w:spacing w:lineRule="exact" w:line="200"/>
        <w:rPr>
          <w:rFonts w:ascii="Arial" w:hAnsi="Arial" w:eastAsia="Arial"/>
        </w:rPr>
      </w:pPr>
      <w:r>
        <w:rPr>
          <w:rFonts w:eastAsia="Arial" w:ascii="Arial" w:hAnsi="Arial"/>
        </w:rPr>
      </w:r>
    </w:p>
    <w:p>
      <w:pPr>
        <w:pStyle w:val="Normal"/>
        <w:spacing w:lineRule="exact" w:line="200"/>
        <w:rPr>
          <w:rFonts w:ascii="Arial" w:hAnsi="Arial" w:eastAsia="Arial"/>
        </w:rPr>
      </w:pPr>
      <w:r>
        <w:rPr>
          <w:rFonts w:eastAsia="Arial" w:ascii="Arial" w:hAnsi="Arial"/>
        </w:rPr>
      </w:r>
    </w:p>
    <w:p>
      <w:pPr>
        <w:pStyle w:val="Normal"/>
        <w:spacing w:lineRule="exact" w:line="220"/>
        <w:rPr>
          <w:rFonts w:ascii="Arial" w:hAnsi="Arial" w:eastAsia="Arial"/>
        </w:rPr>
      </w:pPr>
      <w:r>
        <w:rPr>
          <w:rFonts w:eastAsia="Arial" w:ascii="Arial" w:hAnsi="Arial"/>
        </w:rPr>
      </w:r>
    </w:p>
    <w:p>
      <w:pPr>
        <w:pStyle w:val="Normal"/>
        <w:numPr>
          <w:ilvl w:val="1"/>
          <w:numId w:val="10"/>
        </w:numPr>
        <w:tabs>
          <w:tab w:val="clear" w:pos="720"/>
          <w:tab w:val="left" w:pos="2260" w:leader="none"/>
        </w:tabs>
        <w:spacing w:lineRule="atLeast" w:line="0"/>
        <w:ind w:hanging="228" w:left="2260"/>
        <w:rPr>
          <w:rFonts w:ascii="Arial" w:hAnsi="Arial" w:eastAsia="Arial"/>
        </w:rPr>
      </w:pPr>
      <w:r>
        <w:rPr>
          <w:rFonts w:eastAsia="Arial" w:ascii="Arial" w:hAnsi="Arial"/>
        </w:rPr>
        <w:t>Requirements Analyse (Fintech)</w:t>
      </w:r>
    </w:p>
    <w:p>
      <w:pPr>
        <w:pStyle w:val="Normal"/>
        <w:spacing w:lineRule="exact" w:line="200"/>
        <w:rPr>
          <w:rFonts w:ascii="Arial" w:hAnsi="Arial" w:eastAsia="Arial"/>
        </w:rPr>
      </w:pPr>
      <w:r>
        <w:rPr>
          <w:rFonts w:eastAsia="Arial" w:ascii="Arial" w:hAnsi="Arial"/>
        </w:rPr>
      </w:r>
    </w:p>
    <w:p>
      <w:pPr>
        <w:pStyle w:val="Normal"/>
        <w:spacing w:lineRule="exact" w:line="243"/>
        <w:rPr>
          <w:rFonts w:ascii="Arial" w:hAnsi="Arial" w:eastAsia="Arial"/>
        </w:rPr>
      </w:pPr>
      <w:r>
        <w:rPr>
          <w:rFonts w:eastAsia="Arial" w:ascii="Arial" w:hAnsi="Arial"/>
        </w:rPr>
      </w:r>
    </w:p>
    <w:p>
      <w:pPr>
        <w:pStyle w:val="Normal"/>
        <w:numPr>
          <w:ilvl w:val="0"/>
          <w:numId w:val="11"/>
        </w:numPr>
        <w:tabs>
          <w:tab w:val="clear" w:pos="720"/>
          <w:tab w:val="left" w:pos="2200" w:leader="none"/>
        </w:tabs>
        <w:spacing w:lineRule="atLeast" w:line="0"/>
        <w:ind w:hanging="222" w:left="2200"/>
        <w:rPr>
          <w:rFonts w:ascii="Arial" w:hAnsi="Arial" w:eastAsia="Arial"/>
        </w:rPr>
      </w:pPr>
      <w:r>
        <w:rPr>
          <w:rFonts w:eastAsia="Arial" w:ascii="Arial" w:hAnsi="Arial"/>
        </w:rPr>
        <w:t xml:space="preserve">Ontwerp Framework &amp; Prototype </w:t>
      </w:r>
      <w:r>
        <w:rPr/>
        <w:drawing>
          <wp:inline distT="0" distB="0" distL="0" distR="0">
            <wp:extent cx="150495" cy="365760"/>
            <wp:effectExtent l="0" t="0" r="0" b="0"/>
            <wp:docPr id="10" name="Afbeelding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fbeelding 1" descr=""/>
                    <pic:cNvPicPr>
                      <a:picLocks noChangeAspect="1" noChangeArrowheads="1"/>
                    </pic:cNvPicPr>
                  </pic:nvPicPr>
                  <pic:blipFill>
                    <a:blip r:embed="rId9"/>
                    <a:stretch>
                      <a:fillRect/>
                    </a:stretch>
                  </pic:blipFill>
                  <pic:spPr bwMode="auto">
                    <a:xfrm>
                      <a:off x="0" y="0"/>
                      <a:ext cx="150495" cy="365760"/>
                    </a:xfrm>
                    <a:prstGeom prst="rect">
                      <a:avLst/>
                    </a:prstGeom>
                  </pic:spPr>
                </pic:pic>
              </a:graphicData>
            </a:graphic>
          </wp:inline>
        </w:drawing>
      </w:r>
    </w:p>
    <w:p>
      <w:pPr>
        <w:pStyle w:val="Normal"/>
        <w:spacing w:lineRule="exact" w:line="200"/>
        <w:rPr>
          <w:rFonts w:ascii="Arial" w:hAnsi="Arial" w:eastAsia="Arial"/>
        </w:rPr>
      </w:pPr>
      <w:r>
        <w:rPr>
          <w:rFonts w:eastAsia="Arial" w:ascii="Arial" w:hAnsi="Arial"/>
        </w:rPr>
      </w:r>
    </w:p>
    <w:p>
      <w:pPr>
        <w:pStyle w:val="Normal"/>
        <w:spacing w:lineRule="exact" w:line="211"/>
        <w:rPr>
          <w:rFonts w:ascii="Arial" w:hAnsi="Arial" w:eastAsia="Arial"/>
        </w:rPr>
      </w:pPr>
      <w:r>
        <w:rPr>
          <w:rFonts w:eastAsia="Arial" w:ascii="Arial" w:hAnsi="Arial"/>
        </w:rPr>
      </w:r>
    </w:p>
    <w:p>
      <w:pPr>
        <w:pStyle w:val="Normal"/>
        <w:numPr>
          <w:ilvl w:val="2"/>
          <w:numId w:val="11"/>
        </w:numPr>
        <w:tabs>
          <w:tab w:val="clear" w:pos="720"/>
          <w:tab w:val="left" w:pos="2460" w:leader="none"/>
        </w:tabs>
        <w:spacing w:lineRule="atLeast" w:line="0"/>
        <w:ind w:hanging="239" w:left="2460"/>
        <w:rPr>
          <w:rFonts w:ascii="Arial" w:hAnsi="Arial" w:eastAsia="Arial"/>
        </w:rPr>
      </w:pPr>
      <w:r>
        <w:rPr>
          <w:rFonts w:eastAsia="Arial" w:ascii="Arial" w:hAnsi="Arial"/>
        </w:rPr>
        <w:t>Implementatie ’Goat’ Server</w:t>
      </w:r>
    </w:p>
    <w:p>
      <w:pPr>
        <w:pStyle w:val="Normal"/>
        <w:spacing w:lineRule="exact" w:line="200"/>
        <w:rPr>
          <w:rFonts w:ascii="Arial" w:hAnsi="Arial" w:eastAsia="Arial"/>
        </w:rPr>
      </w:pPr>
      <w:r>
        <w:rPr>
          <w:rFonts w:eastAsia="Arial" w:ascii="Arial" w:hAnsi="Arial"/>
        </w:rPr>
      </w:r>
    </w:p>
    <w:p>
      <w:pPr>
        <w:pStyle w:val="Normal"/>
        <w:spacing w:lineRule="exact" w:line="242"/>
        <w:rPr>
          <w:rFonts w:ascii="Arial" w:hAnsi="Arial" w:eastAsia="Arial"/>
        </w:rPr>
      </w:pPr>
      <w:r>
        <w:rPr>
          <w:rFonts w:eastAsia="Arial" w:ascii="Arial" w:hAnsi="Arial"/>
        </w:rPr>
      </w:r>
    </w:p>
    <w:p>
      <w:pPr>
        <w:pStyle w:val="Normal"/>
        <w:numPr>
          <w:ilvl w:val="4"/>
          <w:numId w:val="11"/>
        </w:numPr>
        <w:tabs>
          <w:tab w:val="clear" w:pos="720"/>
          <w:tab w:val="left" w:pos="2560" w:leader="none"/>
        </w:tabs>
        <w:spacing w:lineRule="atLeast" w:line="0"/>
        <w:ind w:hanging="229" w:left="2560"/>
        <w:rPr>
          <w:rFonts w:ascii="Arial" w:hAnsi="Arial" w:eastAsia="Arial"/>
        </w:rPr>
      </w:pPr>
      <w:r>
        <w:rPr>
          <w:rFonts w:eastAsia="Arial" w:ascii="Arial" w:hAnsi="Arial"/>
        </w:rPr>
        <w:t xml:space="preserve">Validatie &amp; Benchmarking </w:t>
      </w:r>
      <w:r>
        <w:rPr/>
        <w:drawing>
          <wp:inline distT="0" distB="0" distL="0" distR="0">
            <wp:extent cx="372110" cy="365760"/>
            <wp:effectExtent l="0" t="0" r="0" b="0"/>
            <wp:docPr id="11" name="Afbeelding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fbeelding 2" descr=""/>
                    <pic:cNvPicPr>
                      <a:picLocks noChangeAspect="1" noChangeArrowheads="1"/>
                    </pic:cNvPicPr>
                  </pic:nvPicPr>
                  <pic:blipFill>
                    <a:blip r:embed="rId10"/>
                    <a:stretch>
                      <a:fillRect/>
                    </a:stretch>
                  </pic:blipFill>
                  <pic:spPr bwMode="auto">
                    <a:xfrm>
                      <a:off x="0" y="0"/>
                      <a:ext cx="372110" cy="365760"/>
                    </a:xfrm>
                    <a:prstGeom prst="rect">
                      <a:avLst/>
                    </a:prstGeom>
                  </pic:spPr>
                </pic:pic>
              </a:graphicData>
            </a:graphic>
          </wp:inline>
        </w:drawing>
      </w:r>
    </w:p>
    <w:p>
      <w:pPr>
        <w:pStyle w:val="Normal"/>
        <w:spacing w:lineRule="exact" w:line="200"/>
        <w:rPr>
          <w:rFonts w:ascii="Arial" w:hAnsi="Arial" w:eastAsia="Arial"/>
        </w:rPr>
      </w:pPr>
      <w:r>
        <w:rPr>
          <w:rFonts w:eastAsia="Arial" w:ascii="Arial" w:hAnsi="Arial"/>
        </w:rPr>
      </w:r>
    </w:p>
    <w:p>
      <w:pPr>
        <w:pStyle w:val="Normal"/>
        <w:spacing w:lineRule="exact" w:line="210"/>
        <w:rPr>
          <w:rFonts w:ascii="Arial" w:hAnsi="Arial" w:eastAsia="Arial"/>
        </w:rPr>
      </w:pPr>
      <w:r>
        <w:rPr>
          <w:rFonts w:eastAsia="Arial" w:ascii="Arial" w:hAnsi="Arial"/>
        </w:rPr>
      </w:r>
    </w:p>
    <w:p>
      <w:pPr>
        <w:pStyle w:val="Normal"/>
        <w:numPr>
          <w:ilvl w:val="3"/>
          <w:numId w:val="11"/>
        </w:numPr>
        <w:tabs>
          <w:tab w:val="clear" w:pos="720"/>
          <w:tab w:val="left" w:pos="2500" w:leader="none"/>
        </w:tabs>
        <w:spacing w:lineRule="atLeast" w:line="0"/>
        <w:ind w:hanging="232" w:left="2500"/>
        <w:rPr>
          <w:rFonts w:ascii="Arial" w:hAnsi="Arial" w:eastAsia="Arial"/>
        </w:rPr>
      </w:pPr>
      <w:r>
        <w:rPr>
          <w:rFonts w:eastAsia="Arial" w:ascii="Arial" w:hAnsi="Arial"/>
        </w:rPr>
        <w:t>Conclusie &amp; Aanbevelingen</w:t>
      </w:r>
    </w:p>
    <w:p>
      <w:pPr>
        <w:pStyle w:val="Normal"/>
        <w:spacing w:lineRule="exact" w:line="20"/>
        <w:rPr>
          <w:rFonts w:ascii="Times New Roman" w:hAnsi="Times New Roman" w:eastAsia="Times New Roman"/>
        </w:rPr>
      </w:pPr>
      <w:r>
        <w:rPr>
          <w:rFonts w:eastAsia="Times New Roman" w:ascii="Times New Roman" w:hAnsi="Times New Roman"/>
        </w:rPr>
        <w:drawing>
          <wp:anchor behindDoc="1" distT="0" distB="0" distL="0" distR="0" simplePos="0" locked="0" layoutInCell="1" allowOverlap="1" relativeHeight="14">
            <wp:simplePos x="0" y="0"/>
            <wp:positionH relativeFrom="column">
              <wp:posOffset>1210945</wp:posOffset>
            </wp:positionH>
            <wp:positionV relativeFrom="paragraph">
              <wp:posOffset>-2390775</wp:posOffset>
            </wp:positionV>
            <wp:extent cx="2472690" cy="2532380"/>
            <wp:effectExtent l="0" t="0" r="0" b="0"/>
            <wp:wrapNone/>
            <wp:docPr id="12" name="Afbeelding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fbeelding 11" descr=""/>
                    <pic:cNvPicPr>
                      <a:picLocks noChangeAspect="1" noChangeArrowheads="1"/>
                    </pic:cNvPicPr>
                  </pic:nvPicPr>
                  <pic:blipFill>
                    <a:blip r:embed="rId11"/>
                    <a:stretch>
                      <a:fillRect/>
                    </a:stretch>
                  </pic:blipFill>
                  <pic:spPr bwMode="auto">
                    <a:xfrm>
                      <a:off x="0" y="0"/>
                      <a:ext cx="2472690" cy="2532380"/>
                    </a:xfrm>
                    <a:prstGeom prst="rect">
                      <a:avLst/>
                    </a:prstGeom>
                  </pic:spPr>
                </pic:pic>
              </a:graphicData>
            </a:graphic>
          </wp:anchor>
        </w:drawing>
      </w:r>
    </w:p>
    <w:p>
      <w:pPr>
        <w:pStyle w:val="Normal"/>
        <w:spacing w:lineRule="atLeast" w:line="0"/>
        <w:ind w:right="960"/>
        <w:jc w:val="right"/>
        <w:rPr>
          <w:rFonts w:ascii="Arial" w:hAnsi="Arial" w:eastAsia="Arial"/>
          <w:color w:val="4CA2D5"/>
        </w:rPr>
      </w:pPr>
      <w:r>
        <w:br w:type="column"/>
      </w:r>
      <w:r>
        <w:rPr>
          <w:rFonts w:eastAsia="Arial" w:ascii="Arial" w:hAnsi="Arial"/>
        </w:rPr>
        <w:t>4/</w:t>
      </w:r>
      <w:r>
        <w:rPr>
          <w:rFonts w:eastAsia="Arial" w:ascii="Arial" w:hAnsi="Arial"/>
          <w:color w:val="4CA2D5"/>
        </w:rPr>
        <w:t>6</w:t>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33"/>
        <w:rPr>
          <w:rFonts w:ascii="Times New Roman" w:hAnsi="Times New Roman" w:eastAsia="Times New Roman"/>
        </w:rPr>
      </w:pPr>
      <w:r>
        <w:rPr>
          <w:rFonts w:eastAsia="Times New Roman" w:ascii="Times New Roman" w:hAnsi="Times New Roman"/>
        </w:rPr>
      </w:r>
    </w:p>
    <w:p>
      <w:pPr>
        <w:pStyle w:val="Normal"/>
        <w:spacing w:lineRule="atLeast" w:line="0"/>
        <w:rPr>
          <w:rFonts w:ascii="Arial" w:hAnsi="Arial" w:eastAsia="Arial"/>
        </w:rPr>
      </w:pPr>
      <w:r>
        <w:rPr>
          <w:rFonts w:eastAsia="Arial" w:ascii="Arial" w:hAnsi="Arial"/>
        </w:rPr>
        <w:t>Iteratieve verbetering</w:t>
      </w:r>
    </w:p>
    <w:p>
      <w:pPr>
        <w:sectPr>
          <w:type w:val="nextPage"/>
          <w:pgSz w:w="11906" w:h="16838"/>
          <w:pgMar w:left="960" w:right="6" w:gutter="0" w:header="0" w:top="413" w:footer="0" w:bottom="0"/>
          <w:pgNumType w:fmt="decimal"/>
          <w:cols w:num="2" w:equalWidth="false" w:sep="false">
            <w:col w:w="5799" w:space="60"/>
            <w:col w:w="5080"/>
          </w:cols>
          <w:formProt w:val="false"/>
          <w:textDirection w:val="lrTb"/>
          <w:docGrid w:type="default" w:linePitch="360" w:charSpace="8192"/>
        </w:sectPr>
      </w:pP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42"/>
        <w:rPr>
          <w:rFonts w:ascii="Times New Roman" w:hAnsi="Times New Roman" w:eastAsia="Times New Roman"/>
        </w:rPr>
      </w:pPr>
      <w:r>
        <w:rPr>
          <w:rFonts w:eastAsia="Times New Roman" w:ascii="Times New Roman" w:hAnsi="Times New Roman"/>
        </w:rPr>
      </w:r>
    </w:p>
    <w:p>
      <w:pPr>
        <w:pStyle w:val="Normal"/>
        <w:spacing w:lineRule="atLeast" w:line="0"/>
        <w:ind w:left="1940"/>
        <w:rPr>
          <w:rFonts w:ascii="Arial" w:hAnsi="Arial" w:eastAsia="Arial"/>
        </w:rPr>
      </w:pPr>
      <w:r>
        <w:rPr>
          <w:rFonts w:eastAsia="Arial" w:ascii="Arial" w:hAnsi="Arial"/>
        </w:rPr>
        <w:t>Figuur 1: Schematische weergave van de onderzoeksstappen.</w:t>
      </w:r>
    </w:p>
    <w:p>
      <w:pPr>
        <w:sectPr>
          <w:type w:val="continuous"/>
          <w:pgSz w:w="11906" w:h="16838"/>
          <w:pgMar w:left="960" w:right="6" w:gutter="0" w:header="0" w:top="413" w:footer="0" w:bottom="0"/>
          <w:formProt w:val="false"/>
          <w:textDirection w:val="lrTb"/>
          <w:docGrid w:type="default" w:linePitch="360" w:charSpace="8192"/>
        </w:sectPr>
      </w:pP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7"/>
        <w:rPr>
          <w:rFonts w:ascii="Times New Roman" w:hAnsi="Times New Roman" w:eastAsia="Times New Roman"/>
        </w:rPr>
      </w:pPr>
      <w:r>
        <w:rPr>
          <w:rFonts w:eastAsia="Times New Roman" w:ascii="Times New Roman" w:hAnsi="Times New Roman"/>
        </w:rPr>
      </w:r>
    </w:p>
    <w:p>
      <w:pPr>
        <w:pStyle w:val="Normal"/>
        <w:spacing w:lineRule="auto" w:line="252"/>
        <w:jc w:val="both"/>
        <w:rPr>
          <w:rFonts w:ascii="Arial" w:hAnsi="Arial" w:eastAsia="Arial"/>
        </w:rPr>
      </w:pPr>
      <w:r>
        <w:rPr>
          <w:rFonts w:eastAsia="Arial" w:ascii="Arial" w:hAnsi="Arial"/>
        </w:rPr>
        <w:t>(zoals PCI-DSS en GDPR) en best practices voor API-security. Op basis hiervan worden de functio-nele en niet-functionele vereisten (zoals logging, auditability en toegangscontrole) voor de scanner vastgelegd volgens de MoSCoW-methode.</w:t>
      </w:r>
    </w:p>
    <w:p>
      <w:pPr>
        <w:pStyle w:val="Normal"/>
        <w:spacing w:lineRule="exact" w:line="2"/>
        <w:rPr>
          <w:rFonts w:ascii="Times New Roman" w:hAnsi="Times New Roman" w:eastAsia="Times New Roman"/>
        </w:rPr>
      </w:pPr>
      <w:r>
        <w:rPr>
          <w:rFonts w:eastAsia="Times New Roman" w:ascii="Times New Roman" w:hAnsi="Times New Roman"/>
        </w:rPr>
      </w:r>
    </w:p>
    <w:p>
      <w:pPr>
        <w:pStyle w:val="Normal"/>
        <w:spacing w:lineRule="auto" w:line="252"/>
        <w:ind w:firstLine="299"/>
        <w:jc w:val="both"/>
        <w:rPr>
          <w:rFonts w:ascii="Arial" w:hAnsi="Arial" w:eastAsia="Arial"/>
        </w:rPr>
      </w:pPr>
      <w:r>
        <w:rPr>
          <w:rFonts w:eastAsia="Arial" w:ascii="Arial" w:hAnsi="Arial"/>
          <w:b/>
        </w:rPr>
        <w:t>Doel:</w:t>
      </w:r>
      <w:r>
        <w:rPr>
          <w:rFonts w:eastAsia="Arial" w:ascii="Arial" w:hAnsi="Arial"/>
        </w:rPr>
        <w:t xml:space="preserve"> Een objectieve lijst van criteria opstel-len waaraan het te ontwikkelen framework moet voldoen om inzetbaar te zijn in een enterprise-omgeving.</w:t>
      </w:r>
    </w:p>
    <w:p>
      <w:pPr>
        <w:pStyle w:val="Normal"/>
        <w:spacing w:lineRule="exact" w:line="226"/>
        <w:rPr>
          <w:rFonts w:ascii="Times New Roman" w:hAnsi="Times New Roman" w:eastAsia="Times New Roman"/>
        </w:rPr>
      </w:pPr>
      <w:r>
        <w:rPr>
          <w:rFonts w:eastAsia="Times New Roman" w:ascii="Times New Roman" w:hAnsi="Times New Roman"/>
        </w:rPr>
      </w:r>
    </w:p>
    <w:p>
      <w:pPr>
        <w:pStyle w:val="Normal"/>
        <w:spacing w:lineRule="auto" w:line="247"/>
        <w:ind w:firstLine="299"/>
        <w:jc w:val="both"/>
        <w:rPr>
          <w:rFonts w:ascii="Arial" w:hAnsi="Arial" w:eastAsia="Arial"/>
        </w:rPr>
      </w:pPr>
      <w:r>
        <w:rPr>
          <w:rFonts w:eastAsia="Arial" w:ascii="Arial" w:hAnsi="Arial"/>
          <w:b/>
        </w:rPr>
        <w:t>Tools:</w:t>
      </w:r>
      <w:r>
        <w:rPr>
          <w:rFonts w:eastAsia="Arial" w:ascii="Arial" w:hAnsi="Arial"/>
        </w:rPr>
        <w:t xml:space="preserve"> Requirements management templa-tes.</w:t>
      </w:r>
    </w:p>
    <w:p>
      <w:pPr>
        <w:pStyle w:val="Normal"/>
        <w:spacing w:lineRule="exact" w:line="240"/>
        <w:rPr>
          <w:rFonts w:ascii="Times New Roman" w:hAnsi="Times New Roman" w:eastAsia="Times New Roman"/>
        </w:rPr>
      </w:pPr>
      <w:r>
        <w:rPr>
          <w:rFonts w:eastAsia="Times New Roman" w:ascii="Times New Roman" w:hAnsi="Times New Roman"/>
        </w:rPr>
      </w:r>
    </w:p>
    <w:p>
      <w:pPr>
        <w:pStyle w:val="Normal"/>
        <w:spacing w:lineRule="atLeast" w:line="0"/>
        <w:rPr>
          <w:rFonts w:ascii="Arial" w:hAnsi="Arial" w:eastAsia="Arial"/>
        </w:rPr>
      </w:pPr>
      <w:r>
        <w:rPr>
          <w:rFonts w:eastAsia="Arial" w:ascii="Arial" w:hAnsi="Arial"/>
          <w:b/>
        </w:rPr>
        <w:t>Tijdschatting:</w:t>
      </w:r>
      <w:r>
        <w:rPr>
          <w:rFonts w:eastAsia="Arial" w:ascii="Arial" w:hAnsi="Arial"/>
        </w:rPr>
        <w:t xml:space="preserve"> 2 weken.</w:t>
      </w:r>
    </w:p>
    <w:p>
      <w:pPr>
        <w:pStyle w:val="Normal"/>
        <w:spacing w:lineRule="exact" w:line="9"/>
        <w:rPr>
          <w:rFonts w:ascii="Times New Roman" w:hAnsi="Times New Roman" w:eastAsia="Times New Roman"/>
        </w:rPr>
      </w:pPr>
      <w:r>
        <w:rPr>
          <w:rFonts w:eastAsia="Times New Roman" w:ascii="Times New Roman" w:hAnsi="Times New Roman"/>
        </w:rPr>
      </w:r>
    </w:p>
    <w:p>
      <w:pPr>
        <w:pStyle w:val="Normal"/>
        <w:spacing w:lineRule="auto" w:line="264"/>
        <w:jc w:val="both"/>
        <w:rPr>
          <w:rFonts w:ascii="Arial" w:hAnsi="Arial" w:eastAsia="Arial"/>
        </w:rPr>
      </w:pPr>
      <w:r>
        <w:rPr>
          <w:rFonts w:eastAsia="Arial" w:ascii="Arial" w:hAnsi="Arial"/>
          <w:b/>
        </w:rPr>
        <w:t>Deliverable:</w:t>
      </w:r>
      <w:r>
        <w:rPr>
          <w:rFonts w:eastAsia="Arial" w:ascii="Arial" w:hAnsi="Arial"/>
        </w:rPr>
        <w:t xml:space="preserve"> Een geprioriteerde lijst van require-ments.</w:t>
      </w:r>
    </w:p>
    <w:p>
      <w:pPr>
        <w:pStyle w:val="Normal"/>
        <w:spacing w:lineRule="exact" w:line="119"/>
        <w:rPr>
          <w:rFonts w:ascii="Times New Roman" w:hAnsi="Times New Roman" w:eastAsia="Times New Roman"/>
        </w:rPr>
      </w:pPr>
      <w:r>
        <w:rPr>
          <w:rFonts w:eastAsia="Times New Roman" w:ascii="Times New Roman" w:hAnsi="Times New Roman"/>
        </w:rPr>
      </w:r>
    </w:p>
    <w:p>
      <w:pPr>
        <w:pStyle w:val="Normal"/>
        <w:spacing w:lineRule="auto" w:line="280"/>
        <w:ind w:hanging="562" w:left="560"/>
        <w:jc w:val="both"/>
        <w:rPr>
          <w:rFonts w:ascii="Arial" w:hAnsi="Arial" w:eastAsia="Arial"/>
          <w:b/>
          <w:sz w:val="24"/>
        </w:rPr>
      </w:pPr>
      <w:r>
        <w:rPr>
          <w:rFonts w:eastAsia="Arial" w:ascii="Arial" w:hAnsi="Arial"/>
          <w:b/>
          <w:sz w:val="24"/>
        </w:rPr>
        <w:t>6.3. Fase 3: Ontwerp en implemen-tatie van het assessment frame-work</w:t>
      </w:r>
    </w:p>
    <w:p>
      <w:pPr>
        <w:pStyle w:val="Normal"/>
        <w:spacing w:lineRule="exact" w:line="296"/>
        <w:rPr>
          <w:rFonts w:ascii="Times New Roman" w:hAnsi="Times New Roman" w:eastAsia="Times New Roman"/>
        </w:rPr>
      </w:pPr>
      <w:r>
        <w:rPr>
          <w:rFonts w:eastAsia="Times New Roman" w:ascii="Times New Roman" w:hAnsi="Times New Roman"/>
        </w:rPr>
      </w:r>
    </w:p>
    <w:p>
      <w:pPr>
        <w:pStyle w:val="Normal"/>
        <w:spacing w:lineRule="auto" w:line="259"/>
        <w:ind w:firstLine="299"/>
        <w:jc w:val="both"/>
        <w:rPr>
          <w:rFonts w:ascii="Arial" w:hAnsi="Arial" w:eastAsia="Arial"/>
        </w:rPr>
      </w:pPr>
      <w:r>
        <w:rPr>
          <w:rFonts w:eastAsia="Arial" w:ascii="Arial" w:hAnsi="Arial"/>
          <w:b/>
        </w:rPr>
        <w:t>Onderzoekstechniek:</w:t>
      </w:r>
      <w:r>
        <w:rPr>
          <w:rFonts w:eastAsia="Arial" w:ascii="Arial" w:hAnsi="Arial"/>
        </w:rPr>
        <w:t xml:space="preserve"> Prototyping en itera-tieve softwareontwikkeling (PoC).</w:t>
      </w:r>
    </w:p>
    <w:p>
      <w:pPr>
        <w:pStyle w:val="Normal"/>
        <w:spacing w:lineRule="auto" w:line="247"/>
        <w:jc w:val="both"/>
        <w:rPr>
          <w:rFonts w:ascii="Arial" w:hAnsi="Arial" w:eastAsia="Arial"/>
        </w:rPr>
      </w:pPr>
      <w:r>
        <w:rPr>
          <w:rFonts w:eastAsia="Arial" w:ascii="Arial" w:hAnsi="Arial"/>
        </w:rPr>
        <w:t>Dit is de technisch meest complexe fase waarin het artefact daadwerkelijk wordt gebouwd. De scanner wordt modulair opgezet om flexibiliteit te garanderen. De technische realisatie gebeurt in Python vanwege de uitgebreide ondersteuning voor JSON-RPC en asynchrone communicatie, es-sentieel voor MCP.</w:t>
      </w:r>
    </w:p>
    <w:p>
      <w:pPr>
        <w:pStyle w:val="Normal"/>
        <w:spacing w:lineRule="exact" w:line="231"/>
        <w:rPr>
          <w:rFonts w:ascii="Times New Roman" w:hAnsi="Times New Roman" w:eastAsia="Times New Roman"/>
        </w:rPr>
      </w:pPr>
      <w:r>
        <w:rPr>
          <w:rFonts w:eastAsia="Times New Roman" w:ascii="Times New Roman" w:hAnsi="Times New Roman"/>
        </w:rPr>
      </w:r>
    </w:p>
    <w:p>
      <w:pPr>
        <w:pStyle w:val="Normal"/>
        <w:spacing w:lineRule="auto" w:line="252"/>
        <w:ind w:firstLine="299"/>
        <w:jc w:val="both"/>
        <w:rPr>
          <w:rFonts w:ascii="Arial" w:hAnsi="Arial" w:eastAsia="Arial"/>
        </w:rPr>
      </w:pPr>
      <w:r>
        <w:rPr>
          <w:rFonts w:eastAsia="Arial" w:ascii="Arial" w:hAnsi="Arial"/>
        </w:rPr>
        <w:t>Het framework bestaat uit drie kerncompo-nenten:</w:t>
      </w:r>
    </w:p>
    <w:p>
      <w:pPr>
        <w:pStyle w:val="Normal"/>
        <w:spacing w:lineRule="exact" w:line="200"/>
        <w:rPr>
          <w:rFonts w:ascii="Times New Roman" w:hAnsi="Times New Roman" w:eastAsia="Times New Roman"/>
        </w:rPr>
      </w:pPr>
      <w:r>
        <w:br w:type="column"/>
      </w:r>
      <w:r>
        <w:rPr>
          <w:rFonts w:eastAsia="Times New Roman" w:ascii="Times New Roman" w:hAnsi="Times New Roman"/>
        </w:rPr>
      </w:r>
    </w:p>
    <w:p>
      <w:pPr>
        <w:pStyle w:val="Normal"/>
        <w:spacing w:lineRule="exact" w:line="207"/>
        <w:rPr>
          <w:rFonts w:ascii="Times New Roman" w:hAnsi="Times New Roman" w:eastAsia="Times New Roman"/>
        </w:rPr>
      </w:pPr>
      <w:r>
        <w:rPr>
          <w:rFonts w:eastAsia="Times New Roman" w:ascii="Times New Roman" w:hAnsi="Times New Roman"/>
        </w:rPr>
      </w:r>
    </w:p>
    <w:p>
      <w:pPr>
        <w:pStyle w:val="Normal"/>
        <w:spacing w:lineRule="atLeast" w:line="0"/>
        <w:ind w:left="500"/>
        <w:rPr>
          <w:rFonts w:ascii="Arial" w:hAnsi="Arial" w:eastAsia="Arial"/>
        </w:rPr>
      </w:pPr>
      <w:r>
        <w:rPr>
          <w:rFonts w:eastAsia="Arial" w:ascii="Arial" w:hAnsi="Arial"/>
        </w:rPr>
        <w:t>zing uit met gemanipuleerde payloads.</w:t>
      </w:r>
    </w:p>
    <w:p>
      <w:pPr>
        <w:pStyle w:val="Normal"/>
        <w:spacing w:lineRule="exact" w:line="161"/>
        <w:rPr>
          <w:rFonts w:ascii="Times New Roman" w:hAnsi="Times New Roman" w:eastAsia="Times New Roman"/>
        </w:rPr>
      </w:pPr>
      <w:r>
        <w:rPr>
          <w:rFonts w:eastAsia="Times New Roman" w:ascii="Times New Roman" w:hAnsi="Times New Roman"/>
        </w:rPr>
      </w:r>
    </w:p>
    <w:p>
      <w:pPr>
        <w:pStyle w:val="Normal"/>
        <w:spacing w:lineRule="auto" w:line="254"/>
        <w:ind w:firstLine="299" w:right="960"/>
        <w:jc w:val="both"/>
        <w:rPr>
          <w:rFonts w:ascii="Arial" w:hAnsi="Arial" w:eastAsia="Arial"/>
        </w:rPr>
      </w:pPr>
      <w:r>
        <w:rPr>
          <w:rFonts w:eastAsia="Arial" w:ascii="Arial" w:hAnsi="Arial"/>
          <w:b/>
        </w:rPr>
        <w:t>Tools:</w:t>
      </w:r>
      <w:r>
        <w:rPr>
          <w:rFonts w:eastAsia="Arial" w:ascii="Arial" w:hAnsi="Arial"/>
        </w:rPr>
        <w:t xml:space="preserve"> Python 3.12+, Docker (voor containeri-satie), Git (versiebeheer), Pydantic (data validatie), ‘mcp‘-library.</w:t>
      </w:r>
    </w:p>
    <w:p>
      <w:pPr>
        <w:pStyle w:val="Normal"/>
        <w:spacing w:lineRule="atLeast" w:line="0"/>
        <w:rPr>
          <w:rFonts w:ascii="Arial" w:hAnsi="Arial" w:eastAsia="Arial"/>
        </w:rPr>
      </w:pPr>
      <w:r>
        <w:rPr>
          <w:rFonts w:eastAsia="Arial" w:ascii="Arial" w:hAnsi="Arial"/>
          <w:b/>
        </w:rPr>
        <w:t>Tijdschatting:</w:t>
      </w:r>
      <w:r>
        <w:rPr>
          <w:rFonts w:eastAsia="Arial" w:ascii="Arial" w:hAnsi="Arial"/>
        </w:rPr>
        <w:t xml:space="preserve"> 6 weken.</w:t>
      </w:r>
    </w:p>
    <w:p>
      <w:pPr>
        <w:pStyle w:val="Normal"/>
        <w:spacing w:lineRule="exact" w:line="9"/>
        <w:rPr>
          <w:rFonts w:ascii="Times New Roman" w:hAnsi="Times New Roman" w:eastAsia="Times New Roman"/>
        </w:rPr>
      </w:pPr>
      <w:r>
        <w:rPr>
          <w:rFonts w:eastAsia="Times New Roman" w:ascii="Times New Roman" w:hAnsi="Times New Roman"/>
        </w:rPr>
      </w:r>
    </w:p>
    <w:p>
      <w:pPr>
        <w:pStyle w:val="Normal"/>
        <w:spacing w:lineRule="auto" w:line="254"/>
        <w:ind w:right="840"/>
        <w:jc w:val="both"/>
        <w:rPr>
          <w:rFonts w:ascii="Arial" w:hAnsi="Arial" w:eastAsia="Arial"/>
        </w:rPr>
      </w:pPr>
      <w:r>
        <w:rPr>
          <w:rFonts w:eastAsia="Arial" w:ascii="Arial" w:hAnsi="Arial"/>
          <w:b/>
        </w:rPr>
        <w:t>Deliverable:</w:t>
      </w:r>
      <w:r>
        <w:rPr>
          <w:rFonts w:eastAsia="Arial" w:ascii="Arial" w:hAnsi="Arial"/>
        </w:rPr>
        <w:t xml:space="preserve"> Een werkende Proof of Concept (PoC) van de scanner, gepubliceerd als open-source code op GitHub.</w:t>
      </w:r>
    </w:p>
    <w:p>
      <w:pPr>
        <w:pStyle w:val="Normal"/>
        <w:spacing w:lineRule="exact" w:line="127"/>
        <w:rPr>
          <w:rFonts w:ascii="Times New Roman" w:hAnsi="Times New Roman" w:eastAsia="Times New Roman"/>
        </w:rPr>
      </w:pPr>
      <w:r>
        <w:rPr>
          <w:rFonts w:eastAsia="Times New Roman" w:ascii="Times New Roman" w:hAnsi="Times New Roman"/>
        </w:rPr>
      </w:r>
    </w:p>
    <w:p>
      <w:pPr>
        <w:pStyle w:val="Normal"/>
        <w:spacing w:lineRule="auto" w:line="278"/>
        <w:ind w:hanging="590" w:left="580" w:right="960"/>
        <w:jc w:val="both"/>
        <w:rPr>
          <w:rFonts w:ascii="Arial" w:hAnsi="Arial" w:eastAsia="Arial"/>
          <w:b/>
          <w:sz w:val="24"/>
        </w:rPr>
      </w:pPr>
      <w:r>
        <w:rPr>
          <w:rFonts w:eastAsia="Arial" w:ascii="Arial" w:hAnsi="Arial"/>
          <w:b/>
          <w:sz w:val="24"/>
        </w:rPr>
        <w:t>6.4. Fase 4: Validatie via een 'Vulne-rable MCP Server'</w:t>
      </w:r>
    </w:p>
    <w:p>
      <w:pPr>
        <w:pStyle w:val="Normal"/>
        <w:spacing w:lineRule="auto" w:line="259"/>
        <w:ind w:firstLine="299" w:right="960"/>
        <w:jc w:val="both"/>
        <w:rPr>
          <w:rFonts w:ascii="Arial" w:hAnsi="Arial" w:eastAsia="Arial"/>
        </w:rPr>
      </w:pPr>
      <w:r>
        <w:rPr>
          <w:rFonts w:eastAsia="Arial" w:ascii="Arial" w:hAnsi="Arial"/>
          <w:b/>
        </w:rPr>
        <w:t>Onderzoekstechniek:</w:t>
      </w:r>
      <w:r>
        <w:rPr>
          <w:rFonts w:eastAsia="Arial" w:ascii="Arial" w:hAnsi="Arial"/>
        </w:rPr>
        <w:t xml:space="preserve"> Experimentele valida-tie en vergelijkende studie.</w:t>
      </w:r>
    </w:p>
    <w:p>
      <w:pPr>
        <w:pStyle w:val="Normal"/>
        <w:spacing w:lineRule="exact" w:line="2"/>
        <w:rPr>
          <w:rFonts w:ascii="Times New Roman" w:hAnsi="Times New Roman" w:eastAsia="Times New Roman"/>
        </w:rPr>
      </w:pPr>
      <w:r>
        <w:rPr>
          <w:rFonts w:eastAsia="Times New Roman" w:ascii="Times New Roman" w:hAnsi="Times New Roman"/>
        </w:rPr>
      </w:r>
    </w:p>
    <w:p>
      <w:pPr>
        <w:pStyle w:val="Normal"/>
        <w:spacing w:lineRule="auto" w:line="247"/>
        <w:ind w:right="960"/>
        <w:jc w:val="both"/>
        <w:rPr>
          <w:rFonts w:ascii="Arial" w:hAnsi="Arial" w:eastAsia="Arial"/>
        </w:rPr>
      </w:pPr>
      <w:r>
        <w:rPr>
          <w:rFonts w:eastAsia="Arial" w:ascii="Arial" w:hAnsi="Arial"/>
        </w:rPr>
        <w:t>Omdat er weinig publieke testdata is, wordt een eigen testomgeving ontwikkeld: de ’Fintech MCP Goat’. Dit is een opzettelijk onveilige MCP-server die financiële use-cases nabootst (bv. saldo op-vragen, overschrijving starten).</w:t>
      </w:r>
    </w:p>
    <w:p>
      <w:pPr>
        <w:pStyle w:val="Normal"/>
        <w:spacing w:lineRule="exact" w:line="3"/>
        <w:rPr>
          <w:rFonts w:ascii="Times New Roman" w:hAnsi="Times New Roman" w:eastAsia="Times New Roman"/>
        </w:rPr>
      </w:pPr>
      <w:r>
        <w:rPr>
          <w:rFonts w:eastAsia="Times New Roman" w:ascii="Times New Roman" w:hAnsi="Times New Roman"/>
        </w:rPr>
      </w:r>
    </w:p>
    <w:p>
      <w:pPr>
        <w:pStyle w:val="Normal"/>
        <w:spacing w:lineRule="auto" w:line="252"/>
        <w:ind w:firstLine="299" w:right="960"/>
        <w:jc w:val="both"/>
        <w:rPr>
          <w:rFonts w:ascii="Arial" w:hAnsi="Arial" w:eastAsia="Arial"/>
        </w:rPr>
      </w:pPr>
      <w:r>
        <w:rPr>
          <w:rFonts w:eastAsia="Arial" w:ascii="Arial" w:hAnsi="Arial"/>
        </w:rPr>
        <w:t>Deze omgeving dient als ’ground truth’. De effectiviteit van de scanner wordt gemeten door deze los te laten op de ’Goat’ server en de resulta-ten te vergelijken met de bekende kwetsbaarhe-den. De validatie is puur kwantitatief:</w:t>
      </w:r>
    </w:p>
    <w:p>
      <w:pPr>
        <w:pStyle w:val="Normal"/>
        <w:spacing w:lineRule="exact" w:line="113"/>
        <w:rPr>
          <w:rFonts w:ascii="Times New Roman" w:hAnsi="Times New Roman" w:eastAsia="Times New Roman"/>
        </w:rPr>
      </w:pPr>
      <w:r>
        <w:rPr>
          <w:rFonts w:eastAsia="Times New Roman" w:ascii="Times New Roman" w:hAnsi="Times New Roman"/>
        </w:rPr>
      </w:r>
    </w:p>
    <w:tbl>
      <w:tblPr>
        <w:tblW w:w="5540" w:type="dxa"/>
        <w:jc w:val="left"/>
        <w:tblInd w:w="340" w:type="dxa"/>
        <w:tblLayout w:type="fixed"/>
        <w:tblCellMar>
          <w:top w:w="0" w:type="dxa"/>
          <w:left w:w="0" w:type="dxa"/>
          <w:bottom w:w="0" w:type="dxa"/>
          <w:right w:w="0" w:type="dxa"/>
        </w:tblCellMar>
        <w:tblLook w:val="0000"/>
      </w:tblPr>
      <w:tblGrid>
        <w:gridCol w:w="2520"/>
        <w:gridCol w:w="2980"/>
        <w:gridCol w:w="40"/>
      </w:tblGrid>
      <w:tr>
        <w:trPr>
          <w:trHeight w:val="189" w:hRule="atLeast"/>
        </w:trPr>
        <w:tc>
          <w:tcPr>
            <w:tcW w:w="2520" w:type="dxa"/>
            <w:vMerge w:val="restart"/>
            <w:tcBorders/>
            <w:shd w:color="auto" w:fill="auto" w:val="clear"/>
            <w:vAlign w:val="bottom"/>
          </w:tcPr>
          <w:p>
            <w:pPr>
              <w:pStyle w:val="Normal"/>
              <w:spacing w:lineRule="atLeast" w:line="0"/>
              <w:rPr>
                <w:rFonts w:ascii="Arial" w:hAnsi="Arial" w:eastAsia="Arial"/>
                <w:b/>
              </w:rPr>
            </w:pPr>
            <w:r>
              <w:rPr>
                <w:rFonts w:eastAsia="Arial" w:ascii="Arial" w:hAnsi="Arial"/>
              </w:rPr>
              <w:t xml:space="preserve">• </w:t>
            </w:r>
            <w:r>
              <w:rPr>
                <w:rFonts w:eastAsia="Arial" w:ascii="Arial" w:hAnsi="Arial"/>
                <w:b/>
              </w:rPr>
              <w:t>Detectieratio (Recall):</w:t>
            </w:r>
          </w:p>
        </w:tc>
        <w:tc>
          <w:tcPr>
            <w:tcW w:w="3020" w:type="dxa"/>
            <w:gridSpan w:val="2"/>
            <w:tcBorders/>
            <w:shd w:color="auto" w:fill="auto" w:val="clear"/>
            <w:vAlign w:val="bottom"/>
          </w:tcPr>
          <w:p>
            <w:pPr>
              <w:pStyle w:val="Normal"/>
              <w:spacing w:lineRule="atLeast" w:line="0"/>
              <w:ind w:right="40"/>
              <w:jc w:val="center"/>
              <w:rPr>
                <w:rFonts w:ascii="Arial" w:hAnsi="Arial" w:eastAsia="Arial"/>
                <w:sz w:val="14"/>
              </w:rPr>
            </w:pPr>
            <w:r>
              <w:rPr>
                <w:rFonts w:eastAsia="Arial" w:ascii="Arial" w:hAnsi="Arial"/>
                <w:sz w:val="14"/>
              </w:rPr>
              <w:t>Aantal gevonden kwetsbaarheden</w:t>
            </w:r>
          </w:p>
        </w:tc>
      </w:tr>
      <w:tr>
        <w:trPr>
          <w:trHeight w:val="184" w:hRule="atLeast"/>
        </w:trPr>
        <w:tc>
          <w:tcPr>
            <w:tcW w:w="2520" w:type="dxa"/>
            <w:vMerge w:val="continue"/>
            <w:tcBorders/>
            <w:shd w:color="auto" w:fill="auto" w:val="clear"/>
            <w:vAlign w:val="bottom"/>
          </w:tcPr>
          <w:p>
            <w:pPr>
              <w:pStyle w:val="Normal"/>
              <w:spacing w:lineRule="atLeast" w:line="0"/>
              <w:rPr>
                <w:rFonts w:ascii="Times New Roman" w:hAnsi="Times New Roman" w:eastAsia="Times New Roman"/>
                <w:sz w:val="16"/>
              </w:rPr>
            </w:pPr>
            <w:r>
              <w:rPr>
                <w:rFonts w:eastAsia="Times New Roman" w:ascii="Times New Roman" w:hAnsi="Times New Roman"/>
                <w:sz w:val="16"/>
              </w:rPr>
            </w:r>
          </w:p>
        </w:tc>
        <w:tc>
          <w:tcPr>
            <w:tcW w:w="2980" w:type="dxa"/>
            <w:tcBorders>
              <w:top w:val="single" w:sz="8" w:space="0" w:color="000000"/>
            </w:tcBorders>
            <w:shd w:color="auto" w:fill="auto" w:val="clear"/>
            <w:vAlign w:val="bottom"/>
          </w:tcPr>
          <w:p>
            <w:pPr>
              <w:pStyle w:val="Normal"/>
              <w:spacing w:lineRule="atLeast" w:line="0"/>
              <w:jc w:val="center"/>
              <w:rPr>
                <w:rFonts w:ascii="Arial" w:hAnsi="Arial" w:eastAsia="Arial"/>
                <w:sz w:val="14"/>
              </w:rPr>
            </w:pPr>
            <w:r>
              <w:rPr>
                <w:rFonts w:eastAsia="Arial" w:ascii="Arial" w:hAnsi="Arial"/>
                <w:sz w:val="14"/>
              </w:rPr>
              <w:t>Totaal aantal aanwezige kwetsbaarheden</w:t>
            </w:r>
          </w:p>
        </w:tc>
        <w:tc>
          <w:tcPr>
            <w:tcW w:w="40" w:type="dxa"/>
            <w:tcBorders/>
            <w:shd w:color="auto" w:fill="auto" w:val="clear"/>
            <w:vAlign w:val="bottom"/>
          </w:tcPr>
          <w:p>
            <w:pPr>
              <w:pStyle w:val="Normal"/>
              <w:spacing w:lineRule="atLeast" w:line="0"/>
              <w:rPr>
                <w:rFonts w:ascii="Times New Roman" w:hAnsi="Times New Roman" w:eastAsia="Times New Roman"/>
                <w:sz w:val="16"/>
              </w:rPr>
            </w:pPr>
            <w:r>
              <w:rPr>
                <w:rFonts w:eastAsia="Times New Roman" w:ascii="Times New Roman" w:hAnsi="Times New Roman"/>
                <w:sz w:val="16"/>
              </w:rPr>
            </w:r>
          </w:p>
        </w:tc>
      </w:tr>
    </w:tbl>
    <w:p>
      <w:pPr>
        <w:pStyle w:val="Normal"/>
        <w:spacing w:lineRule="exact" w:line="112"/>
        <w:rPr>
          <w:rFonts w:ascii="Times New Roman" w:hAnsi="Times New Roman" w:eastAsia="Times New Roman"/>
        </w:rPr>
      </w:pPr>
      <w:r>
        <w:rPr>
          <w:rFonts w:eastAsia="Times New Roman" w:ascii="Times New Roman" w:hAnsi="Times New Roman"/>
        </w:rPr>
      </w:r>
    </w:p>
    <w:p>
      <w:pPr>
        <w:pStyle w:val="Normal"/>
        <w:numPr>
          <w:ilvl w:val="0"/>
          <w:numId w:val="12"/>
        </w:numPr>
        <w:tabs>
          <w:tab w:val="clear" w:pos="720"/>
          <w:tab w:val="left" w:pos="500" w:leader="none"/>
        </w:tabs>
        <w:spacing w:lineRule="auto" w:line="288"/>
        <w:ind w:hanging="168" w:left="500" w:right="960"/>
        <w:rPr>
          <w:rFonts w:ascii="Arial" w:hAnsi="Arial" w:eastAsia="Arial"/>
        </w:rPr>
      </w:pPr>
      <w:r>
        <w:rPr>
          <w:rFonts w:eastAsia="Arial" w:ascii="Arial" w:hAnsi="Arial"/>
          <w:b/>
        </w:rPr>
        <w:t>False Positive Rate:</w:t>
      </w:r>
      <w:r>
        <w:rPr>
          <w:rFonts w:eastAsia="Arial" w:ascii="Arial" w:hAnsi="Arial"/>
        </w:rPr>
        <w:t xml:space="preserve"> Aantal onterechte alar-men.</w:t>
      </w:r>
    </w:p>
    <w:p>
      <w:pPr>
        <w:pStyle w:val="Normal"/>
        <w:spacing w:lineRule="exact" w:line="74"/>
        <w:rPr>
          <w:rFonts w:ascii="Arial" w:hAnsi="Arial" w:eastAsia="Arial"/>
        </w:rPr>
      </w:pPr>
      <w:r>
        <w:rPr>
          <w:rFonts w:eastAsia="Arial" w:ascii="Arial" w:hAnsi="Arial"/>
        </w:rPr>
      </w:r>
    </w:p>
    <w:p>
      <w:pPr>
        <w:pStyle w:val="Normal"/>
        <w:numPr>
          <w:ilvl w:val="0"/>
          <w:numId w:val="12"/>
        </w:numPr>
        <w:tabs>
          <w:tab w:val="clear" w:pos="720"/>
          <w:tab w:val="left" w:pos="500" w:leader="none"/>
        </w:tabs>
        <w:spacing w:lineRule="atLeast" w:line="0"/>
        <w:ind w:hanging="168" w:left="500"/>
        <w:rPr>
          <w:rFonts w:ascii="Arial" w:hAnsi="Arial" w:eastAsia="Arial"/>
        </w:rPr>
      </w:pPr>
      <w:r>
        <w:rPr>
          <w:rFonts w:eastAsia="Arial" w:ascii="Arial" w:hAnsi="Arial"/>
          <w:b/>
        </w:rPr>
        <w:t>Performance:</w:t>
      </w:r>
      <w:r>
        <w:rPr>
          <w:rFonts w:eastAsia="Arial" w:ascii="Arial" w:hAnsi="Arial"/>
        </w:rPr>
        <w:t xml:space="preserve"> Scan-tijd in milliseconden.</w:t>
      </w:r>
    </w:p>
    <w:p>
      <w:pPr>
        <w:sectPr>
          <w:type w:val="continuous"/>
          <w:pgSz w:w="11906" w:h="16838"/>
          <w:pgMar w:left="960" w:right="6" w:gutter="0" w:header="0" w:top="413" w:footer="0" w:bottom="0"/>
          <w:cols w:num="2" w:equalWidth="false" w:sep="false">
            <w:col w:w="4898" w:space="200"/>
            <w:col w:w="5841"/>
          </w:cols>
          <w:formProt w:val="false"/>
          <w:textDirection w:val="lrTb"/>
          <w:docGrid w:type="default" w:linePitch="360" w:charSpace="8192"/>
        </w:sectPr>
      </w:pPr>
    </w:p>
    <w:p>
      <w:pPr>
        <w:pStyle w:val="Normal"/>
        <w:numPr>
          <w:ilvl w:val="0"/>
          <w:numId w:val="13"/>
        </w:numPr>
        <w:tabs>
          <w:tab w:val="clear" w:pos="720"/>
          <w:tab w:val="left" w:pos="500" w:leader="none"/>
        </w:tabs>
        <w:spacing w:lineRule="auto" w:line="192"/>
        <w:ind w:hanging="212" w:left="500"/>
        <w:rPr>
          <w:rFonts w:ascii="Arial" w:hAnsi="Arial" w:eastAsia="Arial"/>
        </w:rPr>
      </w:pPr>
      <w:r>
        <w:rPr>
          <w:rFonts w:eastAsia="Arial" w:ascii="Arial" w:hAnsi="Arial"/>
          <w:b/>
        </w:rPr>
        <w:t>Discovery Module:</w:t>
      </w:r>
      <w:r>
        <w:rPr>
          <w:rFonts w:eastAsia="Arial" w:ascii="Arial" w:hAnsi="Arial"/>
        </w:rPr>
        <w:t xml:space="preserve"> Analyseert de</w:t>
      </w:r>
      <w:r>
        <w:rPr>
          <w:rFonts w:eastAsia="Courier New" w:ascii="Courier New" w:hAnsi="Courier New"/>
        </w:rPr>
        <w:t xml:space="preserve"> </w:t>
      </w:r>
      <w:r>
        <w:rPr>
          <w:rFonts w:eastAsia="Courier New" w:ascii="Courier New" w:hAnsi="Courier New"/>
          <w:b/>
        </w:rPr>
        <w:t>list_tools</w:t>
      </w:r>
    </w:p>
    <w:tbl>
      <w:tblPr>
        <w:tblW w:w="9760" w:type="dxa"/>
        <w:jc w:val="left"/>
        <w:tblInd w:w="240" w:type="dxa"/>
        <w:tblLayout w:type="fixed"/>
        <w:tblCellMar>
          <w:top w:w="0" w:type="dxa"/>
          <w:left w:w="0" w:type="dxa"/>
          <w:bottom w:w="0" w:type="dxa"/>
          <w:right w:w="0" w:type="dxa"/>
        </w:tblCellMar>
        <w:tblLook w:val="0000"/>
      </w:tblPr>
      <w:tblGrid>
        <w:gridCol w:w="218"/>
        <w:gridCol w:w="4540"/>
        <w:gridCol w:w="5002"/>
      </w:tblGrid>
      <w:tr>
        <w:trPr>
          <w:trHeight w:val="235" w:hRule="atLeast"/>
        </w:trPr>
        <w:tc>
          <w:tcPr>
            <w:tcW w:w="218"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c>
          <w:tcPr>
            <w:tcW w:w="4540" w:type="dxa"/>
            <w:tcBorders/>
            <w:shd w:color="auto" w:fill="auto" w:val="clear"/>
            <w:vAlign w:val="bottom"/>
          </w:tcPr>
          <w:p>
            <w:pPr>
              <w:pStyle w:val="Normal"/>
              <w:spacing w:lineRule="exact" w:line="235"/>
              <w:ind w:left="40"/>
              <w:rPr>
                <w:rFonts w:ascii="Arial" w:hAnsi="Arial" w:eastAsia="Arial"/>
              </w:rPr>
            </w:pPr>
            <w:r>
              <w:rPr>
                <w:rFonts w:eastAsia="Arial" w:ascii="Arial" w:hAnsi="Arial"/>
              </w:rPr>
              <w:t>en</w:t>
            </w:r>
            <w:r>
              <w:rPr>
                <w:rFonts w:eastAsia="Courier New" w:ascii="Courier New" w:hAnsi="Courier New"/>
              </w:rPr>
              <w:t xml:space="preserve"> </w:t>
            </w:r>
            <w:r>
              <w:rPr>
                <w:rFonts w:eastAsia="Courier New" w:ascii="Courier New" w:hAnsi="Courier New"/>
                <w:b/>
              </w:rPr>
              <w:t>list_prompts</w:t>
            </w:r>
            <w:r>
              <w:rPr>
                <w:rFonts w:eastAsia="Arial" w:ascii="Arial" w:hAnsi="Arial"/>
              </w:rPr>
              <w:t xml:space="preserve"> endpoints.</w:t>
            </w:r>
          </w:p>
        </w:tc>
        <w:tc>
          <w:tcPr>
            <w:tcW w:w="5002" w:type="dxa"/>
            <w:tcBorders/>
            <w:shd w:color="auto" w:fill="auto" w:val="clear"/>
            <w:vAlign w:val="bottom"/>
          </w:tcPr>
          <w:p>
            <w:pPr>
              <w:pStyle w:val="Normal"/>
              <w:spacing w:lineRule="atLeast" w:line="0"/>
              <w:ind w:left="400"/>
              <w:rPr>
                <w:rFonts w:ascii="Arial" w:hAnsi="Arial" w:eastAsia="Arial"/>
              </w:rPr>
            </w:pPr>
            <w:r>
              <w:rPr>
                <w:rFonts w:eastAsia="Arial" w:ascii="Arial" w:hAnsi="Arial"/>
                <w:b/>
              </w:rPr>
              <w:t>Tools:</w:t>
            </w:r>
            <w:r>
              <w:rPr>
                <w:rFonts w:eastAsia="Arial" w:ascii="Arial" w:hAnsi="Arial"/>
              </w:rPr>
              <w:t xml:space="preserve">  Docker Compose (voor het opzetten</w:t>
            </w:r>
          </w:p>
        </w:tc>
      </w:tr>
      <w:tr>
        <w:trPr>
          <w:trHeight w:val="198" w:hRule="atLeast"/>
        </w:trPr>
        <w:tc>
          <w:tcPr>
            <w:tcW w:w="218" w:type="dxa"/>
            <w:vMerge w:val="restart"/>
            <w:tcBorders/>
            <w:shd w:color="auto" w:fill="auto" w:val="clear"/>
            <w:vAlign w:val="bottom"/>
          </w:tcPr>
          <w:p>
            <w:pPr>
              <w:pStyle w:val="Normal"/>
              <w:spacing w:lineRule="atLeast" w:line="0"/>
              <w:jc w:val="right"/>
              <w:rPr>
                <w:rFonts w:ascii="Arial" w:hAnsi="Arial" w:eastAsia="Arial"/>
                <w:w w:val="83"/>
              </w:rPr>
            </w:pPr>
            <w:r>
              <w:rPr>
                <w:rFonts w:eastAsia="Arial" w:ascii="Arial" w:hAnsi="Arial"/>
                <w:w w:val="83"/>
              </w:rPr>
              <w:t>2.</w:t>
            </w:r>
          </w:p>
        </w:tc>
        <w:tc>
          <w:tcPr>
            <w:tcW w:w="4540" w:type="dxa"/>
            <w:tcBorders/>
            <w:shd w:color="auto" w:fill="auto" w:val="clear"/>
            <w:vAlign w:val="bottom"/>
          </w:tcPr>
          <w:p>
            <w:pPr>
              <w:pStyle w:val="Normal"/>
              <w:spacing w:lineRule="atLeast" w:line="0"/>
              <w:rPr>
                <w:rFonts w:ascii="Times New Roman" w:hAnsi="Times New Roman" w:eastAsia="Times New Roman"/>
                <w:sz w:val="17"/>
              </w:rPr>
            </w:pPr>
            <w:r>
              <w:rPr>
                <w:rFonts w:eastAsia="Times New Roman" w:ascii="Times New Roman" w:hAnsi="Times New Roman"/>
                <w:sz w:val="17"/>
              </w:rPr>
            </w:r>
          </w:p>
        </w:tc>
        <w:tc>
          <w:tcPr>
            <w:tcW w:w="5002" w:type="dxa"/>
            <w:tcBorders/>
            <w:shd w:color="auto" w:fill="auto" w:val="clear"/>
            <w:vAlign w:val="bottom"/>
          </w:tcPr>
          <w:p>
            <w:pPr>
              <w:pStyle w:val="Normal"/>
              <w:spacing w:lineRule="exact" w:line="198"/>
              <w:ind w:left="100"/>
              <w:rPr>
                <w:rFonts w:ascii="Arial" w:hAnsi="Arial" w:eastAsia="Arial"/>
              </w:rPr>
            </w:pPr>
            <w:r>
              <w:rPr>
                <w:rFonts w:eastAsia="Arial" w:ascii="Arial" w:hAnsi="Arial"/>
              </w:rPr>
              <w:t>van de testlab), Pytest (voor geautomatiseerde</w:t>
            </w:r>
          </w:p>
        </w:tc>
      </w:tr>
      <w:tr>
        <w:trPr>
          <w:trHeight w:val="201" w:hRule="atLeast"/>
        </w:trPr>
        <w:tc>
          <w:tcPr>
            <w:tcW w:w="218" w:type="dxa"/>
            <w:vMerge w:val="continue"/>
            <w:tcBorders/>
            <w:shd w:color="auto" w:fill="auto" w:val="clear"/>
            <w:vAlign w:val="bottom"/>
          </w:tcPr>
          <w:p>
            <w:pPr>
              <w:pStyle w:val="Normal"/>
              <w:spacing w:lineRule="atLeast" w:line="0"/>
              <w:rPr>
                <w:rFonts w:ascii="Times New Roman" w:hAnsi="Times New Roman" w:eastAsia="Times New Roman"/>
                <w:sz w:val="17"/>
              </w:rPr>
            </w:pPr>
            <w:r>
              <w:rPr>
                <w:rFonts w:eastAsia="Times New Roman" w:ascii="Times New Roman" w:hAnsi="Times New Roman"/>
                <w:sz w:val="17"/>
              </w:rPr>
            </w:r>
          </w:p>
        </w:tc>
        <w:tc>
          <w:tcPr>
            <w:tcW w:w="9542" w:type="dxa"/>
            <w:gridSpan w:val="2"/>
            <w:tcBorders/>
            <w:shd w:color="auto" w:fill="auto" w:val="clear"/>
            <w:vAlign w:val="bottom"/>
          </w:tcPr>
          <w:p>
            <w:pPr>
              <w:pStyle w:val="Normal"/>
              <w:spacing w:lineRule="exact" w:line="201"/>
              <w:ind w:left="40"/>
              <w:rPr>
                <w:rFonts w:ascii="Arial" w:hAnsi="Arial" w:eastAsia="Arial"/>
              </w:rPr>
            </w:pPr>
            <w:r>
              <w:rPr>
                <w:rFonts w:eastAsia="Arial" w:ascii="Arial" w:hAnsi="Arial"/>
                <w:b/>
              </w:rPr>
              <w:t>Static Analysis Engine:</w:t>
            </w:r>
            <w:r>
              <w:rPr>
                <w:rFonts w:eastAsia="Arial" w:ascii="Arial" w:hAnsi="Arial"/>
              </w:rPr>
              <w:t xml:space="preserve"> Scant tool-beschrijvingen</w:t>
            </w:r>
          </w:p>
        </w:tc>
      </w:tr>
      <w:tr>
        <w:trPr>
          <w:trHeight w:val="70" w:hRule="atLeast"/>
        </w:trPr>
        <w:tc>
          <w:tcPr>
            <w:tcW w:w="218" w:type="dxa"/>
            <w:tcBorders/>
            <w:shd w:color="auto" w:fill="auto" w:val="clear"/>
            <w:vAlign w:val="bottom"/>
          </w:tcPr>
          <w:p>
            <w:pPr>
              <w:pStyle w:val="Normal"/>
              <w:spacing w:lineRule="atLeast" w:line="0"/>
              <w:rPr>
                <w:rFonts w:ascii="Times New Roman" w:hAnsi="Times New Roman" w:eastAsia="Times New Roman"/>
                <w:sz w:val="6"/>
              </w:rPr>
            </w:pPr>
            <w:r>
              <w:rPr>
                <w:rFonts w:eastAsia="Times New Roman" w:ascii="Times New Roman" w:hAnsi="Times New Roman"/>
                <w:sz w:val="6"/>
              </w:rPr>
            </w:r>
          </w:p>
        </w:tc>
        <w:tc>
          <w:tcPr>
            <w:tcW w:w="4540" w:type="dxa"/>
            <w:vMerge w:val="restart"/>
            <w:tcBorders/>
            <w:shd w:color="auto" w:fill="auto" w:val="clear"/>
            <w:vAlign w:val="bottom"/>
          </w:tcPr>
          <w:p>
            <w:pPr>
              <w:pStyle w:val="Normal"/>
              <w:spacing w:lineRule="atLeast" w:line="0"/>
              <w:ind w:left="40"/>
              <w:rPr>
                <w:rFonts w:ascii="Arial" w:hAnsi="Arial" w:eastAsia="Arial"/>
              </w:rPr>
            </w:pPr>
            <w:r>
              <w:rPr>
                <w:rFonts w:eastAsia="Arial" w:ascii="Arial" w:hAnsi="Arial"/>
              </w:rPr>
              <w:t>op onveilige patronen.</w:t>
            </w:r>
          </w:p>
        </w:tc>
        <w:tc>
          <w:tcPr>
            <w:tcW w:w="5002" w:type="dxa"/>
            <w:tcBorders/>
            <w:shd w:color="auto" w:fill="auto" w:val="clear"/>
            <w:vAlign w:val="bottom"/>
          </w:tcPr>
          <w:p>
            <w:pPr>
              <w:pStyle w:val="Normal"/>
              <w:spacing w:lineRule="exact" w:line="71"/>
              <w:ind w:left="100"/>
              <w:rPr>
                <w:rFonts w:ascii="Arial" w:hAnsi="Arial" w:eastAsia="Arial"/>
                <w:sz w:val="8"/>
              </w:rPr>
            </w:pPr>
            <w:r>
              <w:rPr>
                <w:rFonts w:eastAsia="Arial" w:ascii="Arial" w:hAnsi="Arial"/>
                <w:sz w:val="8"/>
              </w:rPr>
              <w:t>testsuites), Burp Suite (voor manuele verificatie</w:t>
            </w:r>
          </w:p>
        </w:tc>
      </w:tr>
      <w:tr>
        <w:trPr>
          <w:trHeight w:val="231" w:hRule="atLeast"/>
        </w:trPr>
        <w:tc>
          <w:tcPr>
            <w:tcW w:w="218"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c>
          <w:tcPr>
            <w:tcW w:w="4540" w:type="dxa"/>
            <w:vMerge w:val="continue"/>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c>
          <w:tcPr>
            <w:tcW w:w="5002" w:type="dxa"/>
            <w:tcBorders/>
            <w:shd w:color="auto" w:fill="auto" w:val="clear"/>
            <w:vAlign w:val="bottom"/>
          </w:tcPr>
          <w:p>
            <w:pPr>
              <w:pStyle w:val="Normal"/>
              <w:spacing w:lineRule="atLeast" w:line="0"/>
              <w:ind w:left="100"/>
              <w:rPr>
                <w:rFonts w:ascii="Arial" w:hAnsi="Arial" w:eastAsia="Arial"/>
              </w:rPr>
            </w:pPr>
            <w:r>
              <w:rPr>
                <w:rFonts w:eastAsia="Arial" w:ascii="Arial" w:hAnsi="Arial"/>
              </w:rPr>
              <w:t>van bevindingen).</w:t>
            </w:r>
          </w:p>
        </w:tc>
      </w:tr>
      <w:tr>
        <w:trPr>
          <w:trHeight w:val="388" w:hRule="atLeast"/>
        </w:trPr>
        <w:tc>
          <w:tcPr>
            <w:tcW w:w="218" w:type="dxa"/>
            <w:tcBorders/>
            <w:shd w:color="auto" w:fill="auto" w:val="clear"/>
            <w:vAlign w:val="bottom"/>
          </w:tcPr>
          <w:p>
            <w:pPr>
              <w:pStyle w:val="Normal"/>
              <w:spacing w:lineRule="atLeast" w:line="0"/>
              <w:jc w:val="right"/>
              <w:rPr>
                <w:rFonts w:ascii="Arial" w:hAnsi="Arial" w:eastAsia="Arial"/>
                <w:w w:val="83"/>
              </w:rPr>
            </w:pPr>
            <w:r>
              <w:rPr>
                <w:rFonts w:eastAsia="Arial" w:ascii="Arial" w:hAnsi="Arial"/>
                <w:w w:val="83"/>
              </w:rPr>
              <w:t>3.</w:t>
            </w:r>
          </w:p>
        </w:tc>
        <w:tc>
          <w:tcPr>
            <w:tcW w:w="4540" w:type="dxa"/>
            <w:tcBorders/>
            <w:shd w:color="auto" w:fill="auto" w:val="clear"/>
            <w:vAlign w:val="bottom"/>
          </w:tcPr>
          <w:p>
            <w:pPr>
              <w:pStyle w:val="Normal"/>
              <w:spacing w:lineRule="atLeast" w:line="0"/>
              <w:ind w:left="40"/>
              <w:rPr>
                <w:rFonts w:ascii="Arial" w:hAnsi="Arial" w:eastAsia="Arial"/>
              </w:rPr>
            </w:pPr>
            <w:r>
              <w:rPr>
                <w:rFonts w:eastAsia="Arial" w:ascii="Arial" w:hAnsi="Arial"/>
                <w:b/>
              </w:rPr>
              <w:t>Dynamic Probing Engine:</w:t>
            </w:r>
            <w:r>
              <w:rPr>
                <w:rFonts w:eastAsia="Arial" w:ascii="Arial" w:hAnsi="Arial"/>
              </w:rPr>
              <w:t xml:space="preserve"> Voert actieve fuz-</w:t>
            </w:r>
          </w:p>
        </w:tc>
        <w:tc>
          <w:tcPr>
            <w:tcW w:w="5002" w:type="dxa"/>
            <w:tcBorders/>
            <w:shd w:color="auto" w:fill="auto" w:val="clear"/>
            <w:vAlign w:val="bottom"/>
          </w:tcPr>
          <w:p>
            <w:pPr>
              <w:pStyle w:val="Normal"/>
              <w:spacing w:lineRule="atLeast" w:line="0"/>
              <w:ind w:left="100"/>
              <w:rPr>
                <w:rFonts w:ascii="Arial" w:hAnsi="Arial" w:eastAsia="Arial"/>
              </w:rPr>
            </w:pPr>
            <w:r>
              <w:rPr>
                <w:rFonts w:eastAsia="Arial" w:ascii="Arial" w:hAnsi="Arial"/>
                <w:b/>
              </w:rPr>
              <w:t>Tijdschatting:</w:t>
            </w:r>
            <w:r>
              <w:rPr>
                <w:rFonts w:eastAsia="Arial" w:ascii="Arial" w:hAnsi="Arial"/>
              </w:rPr>
              <w:t xml:space="preserve"> 3 weken.</w:t>
            </w:r>
          </w:p>
        </w:tc>
      </w:tr>
    </w:tbl>
    <w:p>
      <w:pPr>
        <w:pStyle w:val="Normal"/>
        <w:spacing w:lineRule="exact" w:line="20"/>
        <w:rPr>
          <w:rFonts w:ascii="Times New Roman" w:hAnsi="Times New Roman" w:eastAsia="Times New Roman"/>
        </w:rPr>
      </w:pPr>
      <w:r>
        <w:rPr>
          <w:rFonts w:eastAsia="Times New Roman" w:ascii="Times New Roman" w:hAnsi="Times New Roman"/>
        </w:rPr>
        <w:drawing>
          <wp:anchor behindDoc="1" distT="0" distB="0" distL="0" distR="0" simplePos="0" locked="0" layoutInCell="1" allowOverlap="1" relativeHeight="15">
            <wp:simplePos x="0" y="0"/>
            <wp:positionH relativeFrom="column">
              <wp:posOffset>5636260</wp:posOffset>
            </wp:positionH>
            <wp:positionV relativeFrom="paragraph">
              <wp:posOffset>52070</wp:posOffset>
            </wp:positionV>
            <wp:extent cx="702310" cy="396240"/>
            <wp:effectExtent l="0" t="0" r="0" b="0"/>
            <wp:wrapNone/>
            <wp:docPr id="13" name="Afbeelding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fbeelding 12" descr=""/>
                    <pic:cNvPicPr>
                      <a:picLocks noChangeAspect="1" noChangeArrowheads="1"/>
                    </pic:cNvPicPr>
                  </pic:nvPicPr>
                  <pic:blipFill>
                    <a:blip r:embed="rId12"/>
                    <a:stretch>
                      <a:fillRect/>
                    </a:stretch>
                  </pic:blipFill>
                  <pic:spPr bwMode="auto">
                    <a:xfrm>
                      <a:off x="0" y="0"/>
                      <a:ext cx="702310" cy="396240"/>
                    </a:xfrm>
                    <a:prstGeom prst="rect">
                      <a:avLst/>
                    </a:prstGeom>
                  </pic:spPr>
                </pic:pic>
              </a:graphicData>
            </a:graphic>
          </wp:anchor>
        </w:drawing>
      </w:r>
    </w:p>
    <w:p>
      <w:pPr>
        <w:sectPr>
          <w:type w:val="continuous"/>
          <w:pgSz w:w="11906" w:h="16838"/>
          <w:pgMar w:left="960" w:right="6" w:gutter="0" w:header="0" w:top="413" w:footer="0" w:bottom="0"/>
          <w:formProt w:val="false"/>
          <w:textDirection w:val="lrTb"/>
          <w:docGrid w:type="default" w:linePitch="360" w:charSpace="8192"/>
        </w:sectPr>
      </w:pP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312"/>
        <w:rPr>
          <w:rFonts w:ascii="Times New Roman" w:hAnsi="Times New Roman" w:eastAsia="Times New Roman"/>
        </w:rPr>
      </w:pPr>
      <w:r>
        <w:rPr>
          <w:rFonts w:eastAsia="Times New Roman" w:ascii="Times New Roman" w:hAnsi="Times New Roman"/>
        </w:rPr>
      </w:r>
    </w:p>
    <w:p>
      <w:pPr>
        <w:pStyle w:val="Normal"/>
        <w:spacing w:lineRule="atLeast" w:line="0"/>
        <w:rPr>
          <w:rFonts w:ascii="Arial" w:hAnsi="Arial" w:eastAsia="Arial"/>
          <w:b/>
          <w:sz w:val="18"/>
        </w:rPr>
      </w:pPr>
      <w:r>
        <w:rPr>
          <w:rFonts w:eastAsia="Arial" w:ascii="Arial" w:hAnsi="Arial"/>
          <w:b/>
          <w:sz w:val="18"/>
        </w:rPr>
        <w:t>Professionele bachelor toegepaste informatica</w:t>
      </w:r>
    </w:p>
    <w:p>
      <w:pPr>
        <w:sectPr>
          <w:type w:val="continuous"/>
          <w:pgSz w:w="11906" w:h="16838"/>
          <w:pgMar w:left="960" w:right="6" w:gutter="0" w:header="0" w:top="413" w:footer="0" w:bottom="0"/>
          <w:formProt w:val="false"/>
          <w:textDirection w:val="lrTb"/>
          <w:docGrid w:type="default" w:linePitch="360" w:charSpace="8192"/>
        </w:sectPr>
      </w:pPr>
    </w:p>
    <w:p>
      <w:pPr>
        <w:pStyle w:val="Normal"/>
        <w:spacing w:lineRule="exact" w:line="13"/>
        <w:rPr>
          <w:rFonts w:ascii="Times New Roman" w:hAnsi="Times New Roman" w:eastAsia="Times New Roman"/>
        </w:rPr>
      </w:pPr>
      <w:r>
        <w:rPr>
          <w:rFonts w:eastAsia="Times New Roman" w:ascii="Times New Roman" w:hAnsi="Times New Roman"/>
        </w:rPr>
      </w:r>
      <w:bookmarkStart w:id="10" w:name="page5"/>
      <w:bookmarkStart w:id="11" w:name="page5"/>
      <w:bookmarkEnd w:id="11"/>
    </w:p>
    <w:p>
      <w:pPr>
        <w:pStyle w:val="Normal"/>
        <w:spacing w:lineRule="atLeast" w:line="0"/>
        <w:rPr>
          <w:rFonts w:ascii="Arial" w:hAnsi="Arial" w:eastAsia="Arial"/>
          <w:b/>
          <w:sz w:val="18"/>
        </w:rPr>
      </w:pPr>
      <w:r>
        <w:rPr>
          <w:rFonts w:eastAsia="Arial" w:ascii="Arial" w:hAnsi="Arial"/>
          <w:b/>
          <w:sz w:val="18"/>
        </w:rPr>
        <w:t>Bachelorproef: Onderzoeksvoorstel</w:t>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341"/>
        <w:rPr>
          <w:rFonts w:ascii="Times New Roman" w:hAnsi="Times New Roman" w:eastAsia="Times New Roman"/>
        </w:rPr>
      </w:pPr>
      <w:r>
        <w:rPr>
          <w:rFonts w:eastAsia="Times New Roman" w:ascii="Times New Roman" w:hAnsi="Times New Roman"/>
        </w:rPr>
      </w:r>
    </w:p>
    <w:p>
      <w:pPr>
        <w:pStyle w:val="Normal"/>
        <w:spacing w:lineRule="auto" w:line="288"/>
        <w:ind w:right="100"/>
        <w:rPr>
          <w:rFonts w:ascii="Arial" w:hAnsi="Arial" w:eastAsia="Arial"/>
        </w:rPr>
      </w:pPr>
      <w:r>
        <w:rPr>
          <w:rFonts w:eastAsia="Arial" w:ascii="Arial" w:hAnsi="Arial"/>
          <w:b/>
        </w:rPr>
        <w:t>Deliverable:</w:t>
      </w:r>
      <w:r>
        <w:rPr>
          <w:rFonts w:eastAsia="Arial" w:ascii="Arial" w:hAnsi="Arial"/>
        </w:rPr>
        <w:t xml:space="preserve"> Validatierapport met meetresulta-ten en een analyse van de nauwkeurigheid.</w:t>
      </w:r>
    </w:p>
    <w:p>
      <w:pPr>
        <w:pStyle w:val="Normal"/>
        <w:spacing w:lineRule="exact" w:line="97"/>
        <w:rPr>
          <w:rFonts w:ascii="Times New Roman" w:hAnsi="Times New Roman" w:eastAsia="Times New Roman"/>
        </w:rPr>
      </w:pPr>
      <w:r>
        <w:rPr>
          <w:rFonts w:eastAsia="Times New Roman" w:ascii="Times New Roman" w:hAnsi="Times New Roman"/>
        </w:rPr>
      </w:r>
    </w:p>
    <w:p>
      <w:pPr>
        <w:pStyle w:val="Normal"/>
        <w:spacing w:lineRule="atLeast" w:line="0"/>
        <w:rPr>
          <w:rFonts w:ascii="Arial" w:hAnsi="Arial" w:eastAsia="Arial"/>
          <w:b/>
          <w:sz w:val="24"/>
        </w:rPr>
      </w:pPr>
      <w:r>
        <w:rPr>
          <w:rFonts w:eastAsia="Arial" w:ascii="Arial" w:hAnsi="Arial"/>
          <w:b/>
          <w:sz w:val="24"/>
        </w:rPr>
        <w:t>6.5. Overzichtstabel Planning</w:t>
      </w:r>
    </w:p>
    <w:p>
      <w:pPr>
        <w:pStyle w:val="Normal"/>
        <w:spacing w:lineRule="exact" w:line="79"/>
        <w:rPr>
          <w:rFonts w:ascii="Times New Roman" w:hAnsi="Times New Roman" w:eastAsia="Times New Roman"/>
        </w:rPr>
      </w:pPr>
      <w:r>
        <w:rPr>
          <w:rFonts w:eastAsia="Times New Roman" w:ascii="Times New Roman" w:hAnsi="Times New Roman"/>
        </w:rPr>
      </w:r>
    </w:p>
    <w:p>
      <w:pPr>
        <w:pStyle w:val="Normal"/>
        <w:spacing w:lineRule="auto" w:line="276"/>
        <w:ind w:firstLine="299" w:right="100"/>
        <w:rPr>
          <w:rFonts w:ascii="Arial" w:hAnsi="Arial" w:eastAsia="Arial"/>
        </w:rPr>
      </w:pPr>
      <w:r>
        <w:rPr>
          <w:rFonts w:eastAsia="Arial" w:ascii="Arial" w:hAnsi="Arial"/>
        </w:rPr>
        <w:t>Tabel</w:t>
      </w:r>
      <w:r>
        <w:rPr>
          <w:rFonts w:eastAsia="Arial" w:ascii="Arial" w:hAnsi="Arial"/>
          <w:color w:val="4CA2D5"/>
        </w:rPr>
        <w:t xml:space="preserve"> 1</w:t>
      </w:r>
      <w:r>
        <w:rPr>
          <w:rFonts w:eastAsia="Arial" w:ascii="Arial" w:hAnsi="Arial"/>
        </w:rPr>
        <w:t xml:space="preserve"> geeft een samenvattend overzicht van de fasering en deliverables.</w:t>
      </w:r>
    </w:p>
    <w:p>
      <w:pPr>
        <w:pStyle w:val="Normal"/>
        <w:spacing w:lineRule="exact" w:line="193"/>
        <w:rPr>
          <w:rFonts w:ascii="Times New Roman" w:hAnsi="Times New Roman" w:eastAsia="Times New Roman"/>
        </w:rPr>
      </w:pPr>
      <w:r>
        <w:rPr>
          <w:rFonts w:eastAsia="Times New Roman" w:ascii="Times New Roman" w:hAnsi="Times New Roman"/>
        </w:rPr>
      </w:r>
    </w:p>
    <w:p>
      <w:pPr>
        <w:pStyle w:val="Normal"/>
        <w:numPr>
          <w:ilvl w:val="0"/>
          <w:numId w:val="14"/>
        </w:numPr>
        <w:tabs>
          <w:tab w:val="clear" w:pos="720"/>
          <w:tab w:val="left" w:pos="340" w:leader="none"/>
        </w:tabs>
        <w:spacing w:lineRule="atLeast" w:line="0"/>
        <w:ind w:hanging="336" w:left="340"/>
        <w:rPr>
          <w:rFonts w:ascii="Arial" w:hAnsi="Arial" w:eastAsia="Arial"/>
          <w:b/>
          <w:sz w:val="29"/>
        </w:rPr>
      </w:pPr>
      <w:r>
        <w:rPr>
          <w:rFonts w:eastAsia="Arial" w:ascii="Arial" w:hAnsi="Arial"/>
          <w:b/>
          <w:color w:val="4CA2D5"/>
          <w:sz w:val="29"/>
        </w:rPr>
        <w:t>Verwacht resultaat, conclusie</w:t>
      </w:r>
    </w:p>
    <w:p>
      <w:pPr>
        <w:pStyle w:val="Normal"/>
        <w:spacing w:lineRule="exact" w:line="102"/>
        <w:rPr>
          <w:rFonts w:ascii="Times New Roman" w:hAnsi="Times New Roman" w:eastAsia="Times New Roman"/>
        </w:rPr>
      </w:pPr>
      <w:r>
        <w:rPr>
          <w:rFonts w:eastAsia="Times New Roman" w:ascii="Times New Roman" w:hAnsi="Times New Roman"/>
        </w:rPr>
      </w:r>
    </w:p>
    <w:p>
      <w:pPr>
        <w:pStyle w:val="Normal"/>
        <w:spacing w:lineRule="auto" w:line="271"/>
        <w:ind w:hanging="491" w:left="500" w:right="100"/>
        <w:rPr>
          <w:rFonts w:ascii="Arial" w:hAnsi="Arial" w:eastAsia="Arial"/>
          <w:b/>
          <w:sz w:val="24"/>
        </w:rPr>
      </w:pPr>
      <w:r>
        <w:rPr>
          <w:rFonts w:eastAsia="Arial" w:ascii="Arial" w:hAnsi="Arial"/>
          <w:b/>
          <w:sz w:val="24"/>
        </w:rPr>
        <w:t>7.1. Verwachte prestaties van het fra-mework</w:t>
      </w:r>
    </w:p>
    <w:p>
      <w:pPr>
        <w:pStyle w:val="Normal"/>
        <w:spacing w:lineRule="exact" w:line="2"/>
        <w:rPr>
          <w:rFonts w:ascii="Times New Roman" w:hAnsi="Times New Roman" w:eastAsia="Times New Roman"/>
        </w:rPr>
      </w:pPr>
      <w:r>
        <w:rPr>
          <w:rFonts w:eastAsia="Times New Roman" w:ascii="Times New Roman" w:hAnsi="Times New Roman"/>
        </w:rPr>
      </w:r>
    </w:p>
    <w:p>
      <w:pPr>
        <w:pStyle w:val="Normal"/>
        <w:spacing w:lineRule="auto" w:line="252"/>
        <w:ind w:firstLine="299"/>
        <w:jc w:val="both"/>
        <w:rPr>
          <w:rFonts w:ascii="Arial" w:hAnsi="Arial" w:eastAsia="Arial"/>
        </w:rPr>
      </w:pPr>
      <w:r>
        <w:rPr>
          <w:rFonts w:eastAsia="Arial" w:ascii="Arial" w:hAnsi="Arial"/>
        </w:rPr>
        <w:t>Het belanrijkste verwachte resultaat is een func-tionerend prototype (de scanner) dat in staat is om de in de literatuurstudie geïdentificeerde top-kwetsbaarheden autonoom te detecteren. Er wor-den twee specifieke meetbare uitkomsten ver-wacht: een verhoogde detectieconsistentie en een significante tijdsbesparing.</w:t>
      </w:r>
    </w:p>
    <w:p>
      <w:pPr>
        <w:pStyle w:val="Normal"/>
        <w:spacing w:lineRule="exact" w:line="321"/>
        <w:rPr>
          <w:rFonts w:ascii="Times New Roman" w:hAnsi="Times New Roman" w:eastAsia="Times New Roman"/>
        </w:rPr>
      </w:pPr>
      <w:r>
        <w:rPr>
          <w:rFonts w:eastAsia="Times New Roman" w:ascii="Times New Roman" w:hAnsi="Times New Roman"/>
        </w:rPr>
      </w:r>
    </w:p>
    <w:p>
      <w:pPr>
        <w:pStyle w:val="Normal"/>
        <w:spacing w:lineRule="atLeast" w:line="0"/>
        <w:rPr>
          <w:rFonts w:ascii="Arial" w:hAnsi="Arial" w:eastAsia="Arial"/>
          <w:b/>
        </w:rPr>
      </w:pPr>
      <w:r>
        <w:rPr>
          <w:rFonts w:eastAsia="Arial" w:ascii="Arial" w:hAnsi="Arial"/>
          <w:b/>
        </w:rPr>
        <w:t>7.1.1. Hypothese 1: Detectieratio en Dekking</w:t>
      </w:r>
    </w:p>
    <w:p>
      <w:pPr>
        <w:pStyle w:val="Normal"/>
        <w:spacing w:lineRule="exact" w:line="81"/>
        <w:rPr>
          <w:rFonts w:ascii="Times New Roman" w:hAnsi="Times New Roman" w:eastAsia="Times New Roman"/>
        </w:rPr>
      </w:pPr>
      <w:r>
        <w:rPr>
          <w:rFonts w:eastAsia="Times New Roman" w:ascii="Times New Roman" w:hAnsi="Times New Roman"/>
        </w:rPr>
      </w:r>
    </w:p>
    <w:p>
      <w:pPr>
        <w:pStyle w:val="Normal"/>
        <w:spacing w:lineRule="auto" w:line="252"/>
        <w:ind w:firstLine="299" w:right="100"/>
        <w:jc w:val="both"/>
        <w:rPr>
          <w:rFonts w:ascii="Arial" w:hAnsi="Arial" w:eastAsia="Arial"/>
        </w:rPr>
      </w:pPr>
      <w:r>
        <w:rPr>
          <w:rFonts w:eastAsia="Arial" w:ascii="Arial" w:hAnsi="Arial"/>
        </w:rPr>
        <w:t xml:space="preserve">De verwachting is dat het geautomatiseerde framework een hogere en consistentere detec-tieratio (Recall) behaalt voor technische kwets-baarheden (zoals </w:t>
      </w:r>
      <w:r>
        <w:rPr>
          <w:rFonts w:eastAsia="Arial" w:ascii="Arial" w:hAnsi="Arial"/>
          <w:i/>
        </w:rPr>
        <w:t>Prompt Injection</w:t>
      </w:r>
      <w:r>
        <w:rPr>
          <w:rFonts w:eastAsia="Arial" w:ascii="Arial" w:hAnsi="Arial"/>
        </w:rPr>
        <w:t xml:space="preserve"> en onveilige </w:t>
      </w:r>
      <w:r>
        <w:rPr>
          <w:rFonts w:eastAsia="Arial" w:ascii="Arial" w:hAnsi="Arial"/>
          <w:i/>
        </w:rPr>
        <w:t>Tool Definitions</w:t>
      </w:r>
      <w:r>
        <w:rPr>
          <w:rFonts w:eastAsia="Arial" w:ascii="Arial" w:hAnsi="Arial"/>
        </w:rPr>
        <w:t>) dan een gemiddelde handma-tige review.</w:t>
      </w:r>
    </w:p>
    <w:p>
      <w:pPr>
        <w:pStyle w:val="Normal"/>
        <w:spacing w:lineRule="exact" w:line="232"/>
        <w:rPr>
          <w:rFonts w:ascii="Times New Roman" w:hAnsi="Times New Roman" w:eastAsia="Times New Roman"/>
        </w:rPr>
      </w:pPr>
      <w:r>
        <w:rPr>
          <w:rFonts w:eastAsia="Times New Roman" w:ascii="Times New Roman" w:hAnsi="Times New Roman"/>
        </w:rPr>
      </w:r>
    </w:p>
    <w:p>
      <w:pPr>
        <w:pStyle w:val="Normal"/>
        <w:spacing w:lineRule="auto" w:line="247"/>
        <w:ind w:firstLine="299" w:right="100"/>
        <w:jc w:val="both"/>
        <w:rPr>
          <w:rFonts w:ascii="Arial" w:hAnsi="Arial" w:eastAsia="Arial"/>
        </w:rPr>
      </w:pPr>
      <w:r>
        <w:rPr>
          <w:rFonts w:eastAsia="Arial" w:ascii="Arial" w:hAnsi="Arial"/>
        </w:rPr>
        <w:t>Figuur</w:t>
      </w:r>
      <w:r>
        <w:rPr>
          <w:rFonts w:eastAsia="Arial" w:ascii="Arial" w:hAnsi="Arial"/>
          <w:color w:val="4CA2D5"/>
        </w:rPr>
        <w:t xml:space="preserve"> 2</w:t>
      </w:r>
      <w:r>
        <w:rPr>
          <w:rFonts w:eastAsia="Arial" w:ascii="Arial" w:hAnsi="Arial"/>
        </w:rPr>
        <w:t xml:space="preserve"> toont de verwachte verdeling van de detectieresultaten. Op de Y-as staat het percen-tage gedetecteerde kwetsbaarheden (Detectiera-tio), en op de X-as de verschillende categorieën</w:t>
      </w:r>
    </w:p>
    <w:p>
      <w:pPr>
        <w:pStyle w:val="Normal"/>
        <w:spacing w:lineRule="atLeast" w:line="0"/>
        <w:ind w:left="4580"/>
        <w:rPr>
          <w:rFonts w:ascii="Arial" w:hAnsi="Arial" w:eastAsia="Arial"/>
          <w:color w:val="4CA2D5"/>
        </w:rPr>
      </w:pPr>
      <w:r>
        <w:br w:type="column"/>
      </w:r>
      <w:r>
        <w:rPr>
          <w:rFonts w:eastAsia="Arial" w:ascii="Arial" w:hAnsi="Arial"/>
        </w:rPr>
        <w:t>5/</w:t>
      </w:r>
      <w:r>
        <w:rPr>
          <w:rFonts w:eastAsia="Arial" w:ascii="Arial" w:hAnsi="Arial"/>
          <w:color w:val="4CA2D5"/>
        </w:rPr>
        <w:t>6</w:t>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331"/>
        <w:rPr>
          <w:rFonts w:ascii="Times New Roman" w:hAnsi="Times New Roman" w:eastAsia="Times New Roman"/>
        </w:rPr>
      </w:pPr>
      <w:r>
        <w:rPr>
          <w:rFonts w:eastAsia="Times New Roman" w:ascii="Times New Roman" w:hAnsi="Times New Roman"/>
        </w:rPr>
      </w:r>
    </w:p>
    <w:p>
      <w:pPr>
        <w:pStyle w:val="Normal"/>
        <w:numPr>
          <w:ilvl w:val="0"/>
          <w:numId w:val="15"/>
        </w:numPr>
        <w:tabs>
          <w:tab w:val="clear" w:pos="720"/>
          <w:tab w:val="left" w:pos="500" w:leader="none"/>
        </w:tabs>
        <w:spacing w:lineRule="auto" w:line="254"/>
        <w:ind w:hanging="223" w:left="500" w:right="280"/>
        <w:jc w:val="both"/>
        <w:rPr>
          <w:rFonts w:ascii="Arial" w:hAnsi="Arial" w:eastAsia="Arial"/>
        </w:rPr>
      </w:pPr>
      <w:r>
        <w:rPr>
          <w:rFonts w:eastAsia="Arial" w:ascii="Arial" w:hAnsi="Arial"/>
          <w:b/>
        </w:rPr>
        <w:t>Continuous Compliance:</w:t>
      </w:r>
      <w:r>
        <w:rPr>
          <w:rFonts w:eastAsia="Arial" w:ascii="Arial" w:hAnsi="Arial"/>
        </w:rPr>
        <w:t xml:space="preserve"> Door de scanner te integreren in de CI/CD-pijplijn, kunnen be-drijven bij elke code-wijziging aantonen dat de AI-agents nog steeds voldoen aan veilig-heidseisen. Dit is cruciaal voor audits (bv. SOC2 of DORA).</w:t>
      </w:r>
    </w:p>
    <w:p>
      <w:pPr>
        <w:pStyle w:val="Normal"/>
        <w:spacing w:lineRule="exact" w:line="362"/>
        <w:rPr>
          <w:rFonts w:ascii="Arial" w:hAnsi="Arial" w:eastAsia="Arial"/>
        </w:rPr>
      </w:pPr>
      <w:r>
        <w:rPr>
          <w:rFonts w:eastAsia="Arial" w:ascii="Arial" w:hAnsi="Arial"/>
        </w:rPr>
      </w:r>
    </w:p>
    <w:p>
      <w:pPr>
        <w:pStyle w:val="Normal"/>
        <w:numPr>
          <w:ilvl w:val="0"/>
          <w:numId w:val="15"/>
        </w:numPr>
        <w:tabs>
          <w:tab w:val="clear" w:pos="720"/>
          <w:tab w:val="left" w:pos="500" w:leader="none"/>
        </w:tabs>
        <w:spacing w:lineRule="auto" w:line="259"/>
        <w:ind w:hanging="267" w:left="500" w:right="280"/>
        <w:jc w:val="both"/>
        <w:rPr>
          <w:rFonts w:ascii="Arial" w:hAnsi="Arial" w:eastAsia="Arial"/>
        </w:rPr>
      </w:pPr>
      <w:r>
        <w:rPr>
          <w:rFonts w:eastAsia="Arial" w:ascii="Arial" w:hAnsi="Arial"/>
          <w:b/>
        </w:rPr>
        <w:t>Time-to-Market:</w:t>
      </w:r>
      <w:r>
        <w:rPr>
          <w:rFonts w:eastAsia="Arial" w:ascii="Arial" w:hAnsi="Arial"/>
        </w:rPr>
        <w:t xml:space="preserve"> Security wordt geen bott-leneck meer. Ontwikkelaars krijgen directe feedback over onveilige tool-definities zon-der te moeten wachten op een beschikbaar security-team.</w:t>
      </w:r>
    </w:p>
    <w:p>
      <w:pPr>
        <w:pStyle w:val="Normal"/>
        <w:spacing w:lineRule="exact" w:line="358"/>
        <w:rPr>
          <w:rFonts w:ascii="Arial" w:hAnsi="Arial" w:eastAsia="Arial"/>
        </w:rPr>
      </w:pPr>
      <w:r>
        <w:rPr>
          <w:rFonts w:eastAsia="Arial" w:ascii="Arial" w:hAnsi="Arial"/>
        </w:rPr>
      </w:r>
    </w:p>
    <w:p>
      <w:pPr>
        <w:pStyle w:val="Normal"/>
        <w:numPr>
          <w:ilvl w:val="0"/>
          <w:numId w:val="15"/>
        </w:numPr>
        <w:tabs>
          <w:tab w:val="clear" w:pos="720"/>
          <w:tab w:val="left" w:pos="500" w:leader="none"/>
        </w:tabs>
        <w:spacing w:lineRule="auto" w:line="259"/>
        <w:ind w:hanging="264" w:left="500"/>
        <w:rPr>
          <w:rFonts w:ascii="Arial" w:hAnsi="Arial" w:eastAsia="Arial"/>
        </w:rPr>
      </w:pPr>
      <w:r>
        <w:rPr>
          <w:rFonts w:eastAsia="Arial" w:ascii="Arial" w:hAnsi="Arial"/>
          <w:b/>
        </w:rPr>
        <w:t>Risicoreductie:</w:t>
      </w:r>
      <w:r>
        <w:rPr>
          <w:rFonts w:eastAsia="Arial" w:ascii="Arial" w:hAnsi="Arial"/>
        </w:rPr>
        <w:t xml:space="preserve"> Door veelvoorkomende kwets-baarheden zoals </w:t>
      </w:r>
      <w:r>
        <w:rPr>
          <w:rFonts w:eastAsia="Arial" w:ascii="Arial" w:hAnsi="Arial"/>
          <w:i/>
        </w:rPr>
        <w:t>Confused Deputy</w:t>
      </w:r>
      <w:r>
        <w:rPr>
          <w:rFonts w:eastAsia="Arial" w:ascii="Arial" w:hAnsi="Arial"/>
        </w:rPr>
        <w:t xml:space="preserve"> aanvallen automatisch af te vangen, verkleint de kans op fraude en datalekken via AI-interfaces aan-zienlijk.</w:t>
      </w:r>
    </w:p>
    <w:p>
      <w:pPr>
        <w:pStyle w:val="Normal"/>
        <w:spacing w:lineRule="exact" w:line="370"/>
        <w:rPr>
          <w:rFonts w:ascii="Times New Roman" w:hAnsi="Times New Roman" w:eastAsia="Times New Roman"/>
        </w:rPr>
      </w:pPr>
      <w:r>
        <w:rPr>
          <w:rFonts w:eastAsia="Times New Roman" w:ascii="Times New Roman" w:hAnsi="Times New Roman"/>
        </w:rPr>
      </w:r>
    </w:p>
    <w:p>
      <w:pPr>
        <w:pStyle w:val="Normal"/>
        <w:spacing w:lineRule="atLeast" w:line="0"/>
        <w:rPr>
          <w:rFonts w:ascii="Arial" w:hAnsi="Arial" w:eastAsia="Arial"/>
          <w:b/>
          <w:sz w:val="24"/>
        </w:rPr>
      </w:pPr>
      <w:r>
        <w:rPr>
          <w:rFonts w:eastAsia="Arial" w:ascii="Arial" w:hAnsi="Arial"/>
          <w:b/>
          <w:sz w:val="24"/>
        </w:rPr>
        <w:t>7.3. Conclusie</w:t>
      </w:r>
    </w:p>
    <w:p>
      <w:pPr>
        <w:pStyle w:val="Normal"/>
        <w:spacing w:lineRule="exact" w:line="79"/>
        <w:rPr>
          <w:rFonts w:ascii="Times New Roman" w:hAnsi="Times New Roman" w:eastAsia="Times New Roman"/>
        </w:rPr>
      </w:pPr>
      <w:r>
        <w:rPr>
          <w:rFonts w:eastAsia="Times New Roman" w:ascii="Times New Roman" w:hAnsi="Times New Roman"/>
        </w:rPr>
      </w:r>
    </w:p>
    <w:p>
      <w:pPr>
        <w:pStyle w:val="Normal"/>
        <w:spacing w:lineRule="auto" w:line="252"/>
        <w:ind w:firstLine="299" w:right="280"/>
        <w:jc w:val="both"/>
        <w:rPr>
          <w:rFonts w:ascii="Arial" w:hAnsi="Arial" w:eastAsia="Arial"/>
        </w:rPr>
      </w:pPr>
      <w:r>
        <w:rPr>
          <w:rFonts w:eastAsia="Arial" w:ascii="Arial" w:hAnsi="Arial"/>
        </w:rPr>
        <w:t>Dit onderzoek toont aan dat een gespeciali-seerd security framework voor MCP haalbaar en nodig is. Voor veilige AI-agents in financiën.</w:t>
      </w:r>
    </w:p>
    <w:p>
      <w:pPr>
        <w:pStyle w:val="Normal"/>
        <w:spacing w:lineRule="exact" w:line="1"/>
        <w:rPr>
          <w:rFonts w:ascii="Times New Roman" w:hAnsi="Times New Roman" w:eastAsia="Times New Roman"/>
        </w:rPr>
      </w:pPr>
      <w:r>
        <w:rPr>
          <w:rFonts w:eastAsia="Times New Roman" w:ascii="Times New Roman" w:hAnsi="Times New Roman"/>
        </w:rPr>
      </w:r>
    </w:p>
    <w:p>
      <w:pPr>
        <w:pStyle w:val="Normal"/>
        <w:spacing w:lineRule="auto" w:line="252"/>
        <w:ind w:firstLine="299" w:right="280"/>
        <w:jc w:val="both"/>
        <w:rPr>
          <w:rFonts w:ascii="Arial" w:hAnsi="Arial" w:eastAsia="Arial"/>
        </w:rPr>
      </w:pPr>
      <w:r>
        <w:rPr>
          <w:rFonts w:eastAsia="Arial" w:ascii="Arial" w:hAnsi="Arial"/>
        </w:rPr>
        <w:t>Als resultaten afwijken, zoals te weinig context voor complexe fouten, is dat ook waardevol. Het wijst op afhankelijkheid van menselijke expertise. En noodzaak voor hybrid approach in de nabije toekomst.</w:t>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58"/>
        <w:rPr>
          <w:rFonts w:ascii="Times New Roman" w:hAnsi="Times New Roman" w:eastAsia="Times New Roman"/>
        </w:rPr>
      </w:pPr>
      <w:r>
        <w:rPr>
          <w:rFonts w:eastAsia="Times New Roman" w:ascii="Times New Roman" w:hAnsi="Times New Roman"/>
        </w:rPr>
      </w:r>
    </w:p>
    <w:p>
      <w:pPr>
        <w:pStyle w:val="Normal"/>
        <w:spacing w:lineRule="atLeast" w:line="0"/>
        <w:rPr>
          <w:rFonts w:ascii="Arial" w:hAnsi="Arial" w:eastAsia="Arial"/>
          <w:b/>
          <w:color w:val="4CA2D5"/>
          <w:sz w:val="29"/>
        </w:rPr>
      </w:pPr>
      <w:r>
        <w:rPr>
          <w:rFonts w:eastAsia="Arial" w:ascii="Arial" w:hAnsi="Arial"/>
          <w:b/>
          <w:color w:val="4CA2D5"/>
          <w:sz w:val="29"/>
        </w:rPr>
        <w:t>Referenties</w:t>
      </w:r>
    </w:p>
    <w:p>
      <w:pPr>
        <w:sectPr>
          <w:type w:val="nextPage"/>
          <w:pgSz w:w="11906" w:h="16838"/>
          <w:pgMar w:left="960" w:right="686" w:gutter="0" w:header="0" w:top="413" w:footer="0" w:bottom="0"/>
          <w:pgNumType w:fmt="decimal"/>
          <w:cols w:num="2" w:equalWidth="false" w:sep="false">
            <w:col w:w="4999" w:space="100"/>
            <w:col w:w="5160"/>
          </w:cols>
          <w:formProt w:val="false"/>
          <w:textDirection w:val="lrTb"/>
          <w:docGrid w:type="default" w:linePitch="360" w:charSpace="8192"/>
        </w:sectPr>
      </w:pPr>
    </w:p>
    <w:tbl>
      <w:tblPr>
        <w:tblW w:w="10200" w:type="dxa"/>
        <w:jc w:val="left"/>
        <w:tblInd w:w="0" w:type="dxa"/>
        <w:tblLayout w:type="fixed"/>
        <w:tblCellMar>
          <w:top w:w="0" w:type="dxa"/>
          <w:left w:w="0" w:type="dxa"/>
          <w:bottom w:w="0" w:type="dxa"/>
          <w:right w:w="0" w:type="dxa"/>
        </w:tblCellMar>
        <w:tblLook w:val="0000"/>
      </w:tblPr>
      <w:tblGrid>
        <w:gridCol w:w="5060"/>
        <w:gridCol w:w="420"/>
        <w:gridCol w:w="4720"/>
      </w:tblGrid>
      <w:tr>
        <w:trPr>
          <w:trHeight w:val="226" w:hRule="atLeast"/>
        </w:trPr>
        <w:tc>
          <w:tcPr>
            <w:tcW w:w="5060" w:type="dxa"/>
            <w:tcBorders/>
            <w:shd w:color="auto" w:fill="auto" w:val="clear"/>
            <w:vAlign w:val="bottom"/>
          </w:tcPr>
          <w:p>
            <w:pPr>
              <w:pStyle w:val="Normal"/>
              <w:spacing w:lineRule="exact" w:line="227"/>
              <w:rPr>
                <w:rFonts w:ascii="Arial" w:hAnsi="Arial" w:eastAsia="Arial"/>
              </w:rPr>
            </w:pPr>
            <w:r>
              <w:rPr>
                <w:rFonts w:eastAsia="Arial" w:ascii="Arial" w:hAnsi="Arial"/>
              </w:rPr>
              <w:t>van MCP-risico’s.</w:t>
            </w:r>
          </w:p>
        </w:tc>
        <w:tc>
          <w:tcPr>
            <w:tcW w:w="5140" w:type="dxa"/>
            <w:gridSpan w:val="2"/>
            <w:tcBorders/>
            <w:shd w:color="auto" w:fill="auto" w:val="clear"/>
            <w:vAlign w:val="bottom"/>
          </w:tcPr>
          <w:p>
            <w:pPr>
              <w:pStyle w:val="Normal"/>
              <w:spacing w:lineRule="exact" w:line="227"/>
              <w:ind w:left="40"/>
              <w:rPr>
                <w:rFonts w:ascii="Arial" w:hAnsi="Arial" w:eastAsia="Arial"/>
                <w:i/>
                <w:i/>
              </w:rPr>
            </w:pPr>
            <w:r>
              <w:rPr>
                <w:rFonts w:eastAsia="Arial" w:ascii="Arial" w:hAnsi="Arial"/>
              </w:rPr>
              <w:t xml:space="preserve">Cato Networks &amp; Esentire. (2025). </w:t>
            </w:r>
            <w:r>
              <w:rPr>
                <w:rFonts w:eastAsia="Arial" w:ascii="Arial" w:hAnsi="Arial"/>
                <w:i/>
              </w:rPr>
              <w:t>MCP security: Li-</w:t>
            </w:r>
          </w:p>
        </w:tc>
      </w:tr>
      <w:tr>
        <w:trPr>
          <w:trHeight w:val="239" w:hRule="atLeast"/>
        </w:trPr>
        <w:tc>
          <w:tcPr>
            <w:tcW w:w="5060" w:type="dxa"/>
            <w:tcBorders/>
            <w:shd w:color="auto" w:fill="auto" w:val="clear"/>
            <w:vAlign w:val="bottom"/>
          </w:tcPr>
          <w:p>
            <w:pPr>
              <w:pStyle w:val="Normal"/>
              <w:spacing w:lineRule="atLeast" w:line="0"/>
              <w:ind w:left="300"/>
              <w:rPr>
                <w:rFonts w:ascii="Arial" w:hAnsi="Arial" w:eastAsia="Arial"/>
              </w:rPr>
            </w:pPr>
            <w:r>
              <w:rPr>
                <w:rFonts w:eastAsia="Arial" w:ascii="Arial" w:hAnsi="Arial"/>
              </w:rPr>
              <w:t>De motivatie achter deze verwachting is dat</w:t>
            </w:r>
          </w:p>
        </w:tc>
        <w:tc>
          <w:tcPr>
            <w:tcW w:w="420"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c>
          <w:tcPr>
            <w:tcW w:w="4720" w:type="dxa"/>
            <w:tcBorders/>
            <w:shd w:color="auto" w:fill="auto" w:val="clear"/>
            <w:vAlign w:val="bottom"/>
          </w:tcPr>
          <w:p>
            <w:pPr>
              <w:pStyle w:val="Normal"/>
              <w:spacing w:lineRule="atLeast" w:line="0"/>
              <w:ind w:left="340"/>
              <w:rPr>
                <w:rFonts w:ascii="Arial" w:hAnsi="Arial" w:eastAsia="Arial"/>
                <w:i/>
                <w:i/>
              </w:rPr>
            </w:pPr>
            <w:r>
              <w:rPr>
                <w:rFonts w:eastAsia="Arial" w:ascii="Arial" w:hAnsi="Arial"/>
                <w:i/>
              </w:rPr>
              <w:t>ving off AI - PoC attack targeting MCP im-</w:t>
            </w:r>
          </w:p>
        </w:tc>
      </w:tr>
      <w:tr>
        <w:trPr>
          <w:trHeight w:val="239" w:hRule="atLeast"/>
        </w:trPr>
        <w:tc>
          <w:tcPr>
            <w:tcW w:w="5060" w:type="dxa"/>
            <w:tcBorders/>
            <w:shd w:color="auto" w:fill="auto" w:val="clear"/>
            <w:vAlign w:val="bottom"/>
          </w:tcPr>
          <w:p>
            <w:pPr>
              <w:pStyle w:val="Normal"/>
              <w:spacing w:lineRule="atLeast" w:line="0"/>
              <w:rPr>
                <w:rFonts w:ascii="Arial" w:hAnsi="Arial" w:eastAsia="Arial"/>
              </w:rPr>
            </w:pPr>
            <w:r>
              <w:rPr>
                <w:rFonts w:eastAsia="Arial" w:ascii="Arial" w:hAnsi="Arial"/>
              </w:rPr>
              <w:t>statische analyse-engines (SAST) in staat zijn om</w:t>
            </w:r>
          </w:p>
        </w:tc>
        <w:tc>
          <w:tcPr>
            <w:tcW w:w="420"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c>
          <w:tcPr>
            <w:tcW w:w="4720" w:type="dxa"/>
            <w:tcBorders/>
            <w:shd w:color="auto" w:fill="auto" w:val="clear"/>
            <w:vAlign w:val="bottom"/>
          </w:tcPr>
          <w:p>
            <w:pPr>
              <w:pStyle w:val="Normal"/>
              <w:spacing w:lineRule="atLeast" w:line="0"/>
              <w:ind w:left="340"/>
              <w:rPr>
                <w:rFonts w:ascii="Arial" w:hAnsi="Arial" w:eastAsia="Arial"/>
                <w:color w:val="4CA2D5"/>
              </w:rPr>
            </w:pPr>
            <w:r>
              <w:rPr>
                <w:rFonts w:eastAsia="Arial" w:ascii="Arial" w:hAnsi="Arial"/>
                <w:i/>
              </w:rPr>
              <w:t>plementations</w:t>
            </w:r>
            <w:r>
              <w:rPr>
                <w:rFonts w:eastAsia="Arial" w:ascii="Arial" w:hAnsi="Arial"/>
              </w:rPr>
              <w:t>.</w:t>
            </w:r>
            <w:r>
              <w:rPr>
                <w:rFonts w:eastAsia="Arial" w:ascii="Arial" w:hAnsi="Arial"/>
                <w:color w:val="4CA2D5"/>
              </w:rPr>
              <w:t xml:space="preserve"> </w:t>
            </w:r>
            <w:hyperlink r:id="rId13">
              <w:r>
                <w:rPr>
                  <w:rFonts w:eastAsia="Arial" w:ascii="Arial" w:hAnsi="Arial"/>
                  <w:color w:val="4CA2D5"/>
                </w:rPr>
                <w:t>https://www.catonetworks.</w:t>
              </w:r>
            </w:hyperlink>
          </w:p>
        </w:tc>
      </w:tr>
      <w:tr>
        <w:trPr>
          <w:trHeight w:val="239" w:hRule="atLeast"/>
        </w:trPr>
        <w:tc>
          <w:tcPr>
            <w:tcW w:w="5060" w:type="dxa"/>
            <w:tcBorders/>
            <w:shd w:color="auto" w:fill="auto" w:val="clear"/>
            <w:vAlign w:val="bottom"/>
          </w:tcPr>
          <w:p>
            <w:pPr>
              <w:pStyle w:val="Normal"/>
              <w:spacing w:lineRule="atLeast" w:line="0"/>
              <w:rPr>
                <w:rFonts w:ascii="Arial" w:hAnsi="Arial" w:eastAsia="Arial"/>
              </w:rPr>
            </w:pPr>
            <w:r>
              <w:rPr>
                <w:rFonts w:eastAsia="Arial" w:ascii="Arial" w:hAnsi="Arial"/>
              </w:rPr>
              <w:t>duizenden regels code en configuratiebestanden</w:t>
            </w:r>
          </w:p>
        </w:tc>
        <w:tc>
          <w:tcPr>
            <w:tcW w:w="420"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c>
          <w:tcPr>
            <w:tcW w:w="4720" w:type="dxa"/>
            <w:tcBorders/>
            <w:shd w:color="auto" w:fill="auto" w:val="clear"/>
            <w:vAlign w:val="bottom"/>
          </w:tcPr>
          <w:p>
            <w:pPr>
              <w:pStyle w:val="Normal"/>
              <w:spacing w:lineRule="atLeast" w:line="0"/>
              <w:ind w:left="340"/>
              <w:rPr>
                <w:rFonts w:ascii="Arial" w:hAnsi="Arial" w:eastAsia="Arial"/>
                <w:color w:val="4CA2D5"/>
              </w:rPr>
            </w:pPr>
            <w:hyperlink r:id="rId14">
              <w:r>
                <w:rPr>
                  <w:rFonts w:eastAsia="Arial" w:ascii="Arial" w:hAnsi="Arial"/>
                  <w:color w:val="4CA2D5"/>
                </w:rPr>
                <w:t>com/blog/cato-ctrl-poc-attack-targeting-</w:t>
              </w:r>
            </w:hyperlink>
          </w:p>
        </w:tc>
      </w:tr>
      <w:tr>
        <w:trPr>
          <w:trHeight w:val="239" w:hRule="atLeast"/>
        </w:trPr>
        <w:tc>
          <w:tcPr>
            <w:tcW w:w="5060" w:type="dxa"/>
            <w:tcBorders/>
            <w:shd w:color="auto" w:fill="auto" w:val="clear"/>
            <w:vAlign w:val="bottom"/>
          </w:tcPr>
          <w:p>
            <w:pPr>
              <w:pStyle w:val="Normal"/>
              <w:spacing w:lineRule="atLeast" w:line="0"/>
              <w:rPr>
                <w:rFonts w:ascii="Arial" w:hAnsi="Arial" w:eastAsia="Arial"/>
              </w:rPr>
            </w:pPr>
            <w:r>
              <w:rPr>
                <w:rFonts w:eastAsia="Arial" w:ascii="Arial" w:hAnsi="Arial"/>
              </w:rPr>
              <w:t>te scannen op patronen die voor het menselijk</w:t>
            </w:r>
          </w:p>
        </w:tc>
        <w:tc>
          <w:tcPr>
            <w:tcW w:w="420"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c>
          <w:tcPr>
            <w:tcW w:w="4720" w:type="dxa"/>
            <w:tcBorders/>
            <w:shd w:color="auto" w:fill="auto" w:val="clear"/>
            <w:vAlign w:val="bottom"/>
          </w:tcPr>
          <w:p>
            <w:pPr>
              <w:pStyle w:val="Normal"/>
              <w:spacing w:lineRule="atLeast" w:line="0"/>
              <w:ind w:left="340"/>
              <w:rPr>
                <w:rFonts w:ascii="Arial" w:hAnsi="Arial" w:eastAsia="Arial"/>
                <w:color w:val="4CA2D5"/>
              </w:rPr>
            </w:pPr>
            <w:hyperlink r:id="rId15">
              <w:r>
                <w:rPr>
                  <w:rFonts w:eastAsia="Arial" w:ascii="Arial" w:hAnsi="Arial"/>
                  <w:color w:val="4CA2D5"/>
                </w:rPr>
                <w:t>atlassians-mcp/</w:t>
              </w:r>
            </w:hyperlink>
          </w:p>
        </w:tc>
      </w:tr>
      <w:tr>
        <w:trPr>
          <w:trHeight w:val="239" w:hRule="atLeast"/>
        </w:trPr>
        <w:tc>
          <w:tcPr>
            <w:tcW w:w="5060" w:type="dxa"/>
            <w:tcBorders/>
            <w:shd w:color="auto" w:fill="auto" w:val="clear"/>
            <w:vAlign w:val="bottom"/>
          </w:tcPr>
          <w:p>
            <w:pPr>
              <w:pStyle w:val="Normal"/>
              <w:spacing w:lineRule="atLeast" w:line="0"/>
              <w:rPr>
                <w:rFonts w:ascii="Arial" w:hAnsi="Arial" w:eastAsia="Arial"/>
              </w:rPr>
            </w:pPr>
            <w:r>
              <w:rPr>
                <w:rFonts w:eastAsia="Arial" w:ascii="Arial" w:hAnsi="Arial"/>
              </w:rPr>
              <w:t>oog moeilijk te vinden zijn, zeker wanneer deze</w:t>
            </w:r>
          </w:p>
        </w:tc>
        <w:tc>
          <w:tcPr>
            <w:tcW w:w="5140" w:type="dxa"/>
            <w:gridSpan w:val="2"/>
            <w:tcBorders/>
            <w:shd w:color="auto" w:fill="auto" w:val="clear"/>
            <w:vAlign w:val="bottom"/>
          </w:tcPr>
          <w:p>
            <w:pPr>
              <w:pStyle w:val="Normal"/>
              <w:spacing w:lineRule="atLeast" w:line="0"/>
              <w:ind w:left="40"/>
              <w:rPr>
                <w:rFonts w:ascii="Arial" w:hAnsi="Arial" w:eastAsia="Arial"/>
              </w:rPr>
            </w:pPr>
            <w:r>
              <w:rPr>
                <w:rFonts w:eastAsia="Arial" w:ascii="Arial" w:hAnsi="Arial"/>
              </w:rPr>
              <w:t>Guo, Y., Liu, P., Ma, W., Deng, Z., Zhu, X., Di, P., Xiao,</w:t>
            </w:r>
          </w:p>
        </w:tc>
      </w:tr>
      <w:tr>
        <w:trPr>
          <w:trHeight w:val="239" w:hRule="atLeast"/>
        </w:trPr>
        <w:tc>
          <w:tcPr>
            <w:tcW w:w="5060" w:type="dxa"/>
            <w:tcBorders/>
            <w:shd w:color="auto" w:fill="auto" w:val="clear"/>
            <w:vAlign w:val="bottom"/>
          </w:tcPr>
          <w:p>
            <w:pPr>
              <w:pStyle w:val="Normal"/>
              <w:spacing w:lineRule="atLeast" w:line="0"/>
              <w:rPr>
                <w:rFonts w:ascii="Arial" w:hAnsi="Arial" w:eastAsia="Arial"/>
              </w:rPr>
            </w:pPr>
            <w:r>
              <w:rPr>
                <w:rFonts w:eastAsia="Arial" w:ascii="Arial" w:hAnsi="Arial"/>
              </w:rPr>
              <w:t>verspreid zijn over meerdere bestanden. Wel wordt</w:t>
            </w:r>
          </w:p>
        </w:tc>
        <w:tc>
          <w:tcPr>
            <w:tcW w:w="420"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c>
          <w:tcPr>
            <w:tcW w:w="4720" w:type="dxa"/>
            <w:tcBorders/>
            <w:shd w:color="auto" w:fill="auto" w:val="clear"/>
            <w:vAlign w:val="bottom"/>
          </w:tcPr>
          <w:p>
            <w:pPr>
              <w:pStyle w:val="Normal"/>
              <w:spacing w:lineRule="atLeast" w:line="0"/>
              <w:ind w:left="340"/>
              <w:rPr>
                <w:rFonts w:ascii="Arial" w:hAnsi="Arial" w:eastAsia="Arial"/>
              </w:rPr>
            </w:pPr>
            <w:r>
              <w:rPr>
                <w:rFonts w:eastAsia="Arial" w:ascii="Arial" w:hAnsi="Arial"/>
              </w:rPr>
              <w:t>X., &amp; Wen, S. (2025). Systematic Analysis of</w:t>
            </w:r>
          </w:p>
        </w:tc>
      </w:tr>
      <w:tr>
        <w:trPr>
          <w:trHeight w:val="239" w:hRule="atLeast"/>
        </w:trPr>
        <w:tc>
          <w:tcPr>
            <w:tcW w:w="5060" w:type="dxa"/>
            <w:tcBorders/>
            <w:shd w:color="auto" w:fill="auto" w:val="clear"/>
            <w:vAlign w:val="bottom"/>
          </w:tcPr>
          <w:p>
            <w:pPr>
              <w:pStyle w:val="Normal"/>
              <w:spacing w:lineRule="atLeast" w:line="0"/>
              <w:rPr>
                <w:rFonts w:ascii="Arial" w:hAnsi="Arial" w:eastAsia="Arial"/>
              </w:rPr>
            </w:pPr>
            <w:r>
              <w:rPr>
                <w:rFonts w:eastAsia="Arial" w:ascii="Arial" w:hAnsi="Arial"/>
              </w:rPr>
              <w:t xml:space="preserve">verwacht dat het aantal </w:t>
            </w:r>
            <w:r>
              <w:rPr>
                <w:rFonts w:eastAsia="Arial" w:ascii="Arial" w:hAnsi="Arial"/>
                <w:i/>
              </w:rPr>
              <w:t>False Positives</w:t>
            </w:r>
            <w:r>
              <w:rPr>
                <w:rFonts w:eastAsia="Arial" w:ascii="Arial" w:hAnsi="Arial"/>
              </w:rPr>
              <w:t xml:space="preserve"> (onterechte</w:t>
            </w:r>
          </w:p>
        </w:tc>
        <w:tc>
          <w:tcPr>
            <w:tcW w:w="420"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c>
          <w:tcPr>
            <w:tcW w:w="4720" w:type="dxa"/>
            <w:tcBorders/>
            <w:shd w:color="auto" w:fill="auto" w:val="clear"/>
            <w:vAlign w:val="bottom"/>
          </w:tcPr>
          <w:p>
            <w:pPr>
              <w:pStyle w:val="Normal"/>
              <w:spacing w:lineRule="atLeast" w:line="0"/>
              <w:ind w:left="340"/>
              <w:rPr>
                <w:rFonts w:ascii="Arial" w:hAnsi="Arial" w:eastAsia="Arial"/>
                <w:color w:val="4CA2D5"/>
              </w:rPr>
            </w:pPr>
            <w:r>
              <w:rPr>
                <w:rFonts w:eastAsia="Arial" w:ascii="Arial" w:hAnsi="Arial"/>
              </w:rPr>
              <w:t>MCP Security.</w:t>
            </w:r>
            <w:r>
              <w:rPr>
                <w:rFonts w:eastAsia="Arial" w:ascii="Arial" w:hAnsi="Arial"/>
                <w:color w:val="4CA2D5"/>
              </w:rPr>
              <w:t xml:space="preserve"> </w:t>
            </w:r>
            <w:hyperlink r:id="rId16">
              <w:r>
                <w:rPr>
                  <w:rFonts w:eastAsia="Arial" w:ascii="Arial" w:hAnsi="Arial"/>
                  <w:color w:val="4CA2D5"/>
                </w:rPr>
                <w:t>https://arxiv.org/abs/2508.</w:t>
              </w:r>
            </w:hyperlink>
          </w:p>
        </w:tc>
      </w:tr>
      <w:tr>
        <w:trPr>
          <w:trHeight w:val="239" w:hRule="atLeast"/>
        </w:trPr>
        <w:tc>
          <w:tcPr>
            <w:tcW w:w="5060" w:type="dxa"/>
            <w:tcBorders/>
            <w:shd w:color="auto" w:fill="auto" w:val="clear"/>
            <w:vAlign w:val="bottom"/>
          </w:tcPr>
          <w:p>
            <w:pPr>
              <w:pStyle w:val="Normal"/>
              <w:spacing w:lineRule="atLeast" w:line="0"/>
              <w:rPr>
                <w:rFonts w:ascii="Arial" w:hAnsi="Arial" w:eastAsia="Arial"/>
              </w:rPr>
            </w:pPr>
            <w:r>
              <w:rPr>
                <w:rFonts w:eastAsia="Arial" w:ascii="Arial" w:hAnsi="Arial"/>
              </w:rPr>
              <w:t>alarmen) bij het framework initieel hoger zal lig-</w:t>
            </w:r>
          </w:p>
        </w:tc>
        <w:tc>
          <w:tcPr>
            <w:tcW w:w="420"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c>
          <w:tcPr>
            <w:tcW w:w="4720" w:type="dxa"/>
            <w:tcBorders/>
            <w:shd w:color="auto" w:fill="auto" w:val="clear"/>
            <w:vAlign w:val="bottom"/>
          </w:tcPr>
          <w:p>
            <w:pPr>
              <w:pStyle w:val="Normal"/>
              <w:spacing w:lineRule="atLeast" w:line="0"/>
              <w:ind w:left="340"/>
              <w:rPr>
                <w:rFonts w:ascii="Arial" w:hAnsi="Arial" w:eastAsia="Arial"/>
                <w:color w:val="4CA2D5"/>
              </w:rPr>
            </w:pPr>
            <w:hyperlink r:id="rId17">
              <w:r>
                <w:rPr>
                  <w:rFonts w:eastAsia="Arial" w:ascii="Arial" w:hAnsi="Arial"/>
                  <w:color w:val="4CA2D5"/>
                </w:rPr>
                <w:t>12538</w:t>
              </w:r>
            </w:hyperlink>
          </w:p>
        </w:tc>
      </w:tr>
      <w:tr>
        <w:trPr>
          <w:trHeight w:val="239" w:hRule="atLeast"/>
        </w:trPr>
        <w:tc>
          <w:tcPr>
            <w:tcW w:w="5060" w:type="dxa"/>
            <w:tcBorders/>
            <w:shd w:color="auto" w:fill="auto" w:val="clear"/>
            <w:vAlign w:val="bottom"/>
          </w:tcPr>
          <w:p>
            <w:pPr>
              <w:pStyle w:val="Normal"/>
              <w:spacing w:lineRule="atLeast" w:line="0"/>
              <w:rPr>
                <w:rFonts w:ascii="Arial" w:hAnsi="Arial" w:eastAsia="Arial"/>
              </w:rPr>
            </w:pPr>
            <w:r>
              <w:rPr>
                <w:rFonts w:eastAsia="Arial" w:ascii="Arial" w:hAnsi="Arial"/>
              </w:rPr>
              <w:t>gen dan bij een menselijke expert, wat in de dis-</w:t>
            </w:r>
          </w:p>
        </w:tc>
        <w:tc>
          <w:tcPr>
            <w:tcW w:w="5140" w:type="dxa"/>
            <w:gridSpan w:val="2"/>
            <w:tcBorders/>
            <w:shd w:color="auto" w:fill="auto" w:val="clear"/>
            <w:vAlign w:val="bottom"/>
          </w:tcPr>
          <w:p>
            <w:pPr>
              <w:pStyle w:val="Normal"/>
              <w:spacing w:lineRule="atLeast" w:line="0"/>
              <w:ind w:left="40"/>
              <w:rPr>
                <w:rFonts w:ascii="Arial" w:hAnsi="Arial" w:eastAsia="Arial"/>
                <w:i/>
                <w:i/>
              </w:rPr>
            </w:pPr>
            <w:r>
              <w:rPr>
                <w:rFonts w:eastAsia="Arial" w:ascii="Arial" w:hAnsi="Arial"/>
              </w:rPr>
              <w:t xml:space="preserve">Invariantlabs-ai. (2025). </w:t>
            </w:r>
            <w:r>
              <w:rPr>
                <w:rFonts w:eastAsia="Arial" w:ascii="Arial" w:hAnsi="Arial"/>
                <w:i/>
              </w:rPr>
              <w:t>MCP security scanning tool</w:t>
            </w:r>
          </w:p>
        </w:tc>
      </w:tr>
      <w:tr>
        <w:trPr>
          <w:trHeight w:val="239" w:hRule="atLeast"/>
        </w:trPr>
        <w:tc>
          <w:tcPr>
            <w:tcW w:w="5060" w:type="dxa"/>
            <w:tcBorders/>
            <w:shd w:color="auto" w:fill="auto" w:val="clear"/>
            <w:vAlign w:val="bottom"/>
          </w:tcPr>
          <w:p>
            <w:pPr>
              <w:pStyle w:val="Normal"/>
              <w:spacing w:lineRule="atLeast" w:line="0"/>
              <w:rPr>
                <w:rFonts w:ascii="Arial" w:hAnsi="Arial" w:eastAsia="Arial"/>
              </w:rPr>
            </w:pPr>
            <w:r>
              <w:rPr>
                <w:rFonts w:eastAsia="Arial" w:ascii="Arial" w:hAnsi="Arial"/>
              </w:rPr>
              <w:t>cussie genuanceerd zal moeten worden.</w:t>
            </w:r>
          </w:p>
        </w:tc>
        <w:tc>
          <w:tcPr>
            <w:tcW w:w="420"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c>
          <w:tcPr>
            <w:tcW w:w="4720" w:type="dxa"/>
            <w:tcBorders/>
            <w:shd w:color="auto" w:fill="auto" w:val="clear"/>
            <w:vAlign w:val="bottom"/>
          </w:tcPr>
          <w:p>
            <w:pPr>
              <w:pStyle w:val="Normal"/>
              <w:spacing w:lineRule="atLeast" w:line="0"/>
              <w:ind w:left="340"/>
              <w:rPr>
                <w:rFonts w:ascii="Arial" w:hAnsi="Arial" w:eastAsia="Arial"/>
                <w:color w:val="4CA2D5"/>
              </w:rPr>
            </w:pPr>
            <w:r>
              <w:rPr>
                <w:rFonts w:eastAsia="Arial" w:ascii="Arial" w:hAnsi="Arial"/>
              </w:rPr>
              <w:t>(Versie 1.0).</w:t>
            </w:r>
            <w:r>
              <w:rPr>
                <w:rFonts w:eastAsia="Arial" w:ascii="Arial" w:hAnsi="Arial"/>
                <w:color w:val="4CA2D5"/>
              </w:rPr>
              <w:t xml:space="preserve"> </w:t>
            </w:r>
            <w:hyperlink r:id="rId18">
              <w:r>
                <w:rPr>
                  <w:rFonts w:eastAsia="Arial" w:ascii="Arial" w:hAnsi="Arial"/>
                  <w:color w:val="4CA2D5"/>
                </w:rPr>
                <w:t>https://github.com/invariantlabs/</w:t>
              </w:r>
            </w:hyperlink>
          </w:p>
        </w:tc>
      </w:tr>
      <w:tr>
        <w:trPr>
          <w:trHeight w:val="239" w:hRule="atLeast"/>
        </w:trPr>
        <w:tc>
          <w:tcPr>
            <w:tcW w:w="5060" w:type="dxa"/>
            <w:vMerge w:val="restart"/>
            <w:tcBorders/>
            <w:shd w:color="auto" w:fill="auto" w:val="clear"/>
            <w:vAlign w:val="bottom"/>
          </w:tcPr>
          <w:p>
            <w:pPr>
              <w:pStyle w:val="Normal"/>
              <w:spacing w:lineRule="atLeast" w:line="0"/>
              <w:rPr>
                <w:rFonts w:ascii="Arial" w:hAnsi="Arial" w:eastAsia="Arial"/>
                <w:b/>
              </w:rPr>
            </w:pPr>
            <w:r>
              <w:rPr>
                <w:rFonts w:eastAsia="Arial" w:ascii="Arial" w:hAnsi="Arial"/>
                <w:b/>
              </w:rPr>
              <w:t>7.1.2. Hypothese 2: Tijdsbesparing en Schaal-</w:t>
            </w:r>
          </w:p>
        </w:tc>
        <w:tc>
          <w:tcPr>
            <w:tcW w:w="420"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c>
          <w:tcPr>
            <w:tcW w:w="4720" w:type="dxa"/>
            <w:tcBorders/>
            <w:shd w:color="auto" w:fill="auto" w:val="clear"/>
            <w:vAlign w:val="bottom"/>
          </w:tcPr>
          <w:p>
            <w:pPr>
              <w:pStyle w:val="Normal"/>
              <w:spacing w:lineRule="atLeast" w:line="0"/>
              <w:ind w:left="340"/>
              <w:rPr>
                <w:rFonts w:ascii="Arial" w:hAnsi="Arial" w:eastAsia="Arial"/>
                <w:color w:val="4CA2D5"/>
              </w:rPr>
            </w:pPr>
            <w:hyperlink r:id="rId19">
              <w:r>
                <w:rPr>
                  <w:rFonts w:eastAsia="Arial" w:ascii="Arial" w:hAnsi="Arial"/>
                  <w:color w:val="4CA2D5"/>
                </w:rPr>
                <w:t>mcp-scanner</w:t>
              </w:r>
            </w:hyperlink>
          </w:p>
        </w:tc>
      </w:tr>
      <w:tr>
        <w:trPr>
          <w:trHeight w:val="207" w:hRule="atLeast"/>
        </w:trPr>
        <w:tc>
          <w:tcPr>
            <w:tcW w:w="5060" w:type="dxa"/>
            <w:vMerge w:val="continue"/>
            <w:tcBorders/>
            <w:shd w:color="auto" w:fill="auto" w:val="clear"/>
            <w:vAlign w:val="bottom"/>
          </w:tcPr>
          <w:p>
            <w:pPr>
              <w:pStyle w:val="Normal"/>
              <w:spacing w:lineRule="atLeast" w:line="0"/>
              <w:rPr>
                <w:rFonts w:ascii="Times New Roman" w:hAnsi="Times New Roman" w:eastAsia="Times New Roman"/>
                <w:sz w:val="17"/>
              </w:rPr>
            </w:pPr>
            <w:r>
              <w:rPr>
                <w:rFonts w:eastAsia="Times New Roman" w:ascii="Times New Roman" w:hAnsi="Times New Roman"/>
                <w:sz w:val="17"/>
              </w:rPr>
            </w:r>
          </w:p>
        </w:tc>
        <w:tc>
          <w:tcPr>
            <w:tcW w:w="5140" w:type="dxa"/>
            <w:gridSpan w:val="2"/>
            <w:tcBorders/>
            <w:shd w:color="auto" w:fill="auto" w:val="clear"/>
            <w:vAlign w:val="bottom"/>
          </w:tcPr>
          <w:p>
            <w:pPr>
              <w:pStyle w:val="Normal"/>
              <w:spacing w:lineRule="exact" w:line="207"/>
              <w:ind w:left="40"/>
              <w:rPr>
                <w:rFonts w:ascii="Arial" w:hAnsi="Arial" w:eastAsia="Arial"/>
              </w:rPr>
            </w:pPr>
            <w:r>
              <w:rPr>
                <w:rFonts w:eastAsia="Arial" w:ascii="Arial" w:hAnsi="Arial"/>
              </w:rPr>
              <w:t xml:space="preserve">OWASP. (2025). </w:t>
            </w:r>
            <w:r>
              <w:rPr>
                <w:rFonts w:eastAsia="Arial" w:ascii="Arial" w:hAnsi="Arial"/>
                <w:i/>
              </w:rPr>
              <w:t>OWASP MCP Top 10</w:t>
            </w:r>
            <w:r>
              <w:rPr>
                <w:rFonts w:eastAsia="Arial" w:ascii="Arial" w:hAnsi="Arial"/>
              </w:rPr>
              <w:t>. Geraadpleegd</w:t>
            </w:r>
          </w:p>
        </w:tc>
      </w:tr>
      <w:tr>
        <w:trPr>
          <w:trHeight w:val="220" w:hRule="atLeast"/>
        </w:trPr>
        <w:tc>
          <w:tcPr>
            <w:tcW w:w="5060" w:type="dxa"/>
            <w:tcBorders/>
            <w:shd w:color="auto" w:fill="auto" w:val="clear"/>
            <w:vAlign w:val="bottom"/>
          </w:tcPr>
          <w:p>
            <w:pPr>
              <w:pStyle w:val="Normal"/>
              <w:spacing w:lineRule="exact" w:line="220"/>
              <w:ind w:left="600"/>
              <w:rPr>
                <w:rFonts w:ascii="Arial" w:hAnsi="Arial" w:eastAsia="Arial"/>
                <w:b/>
              </w:rPr>
            </w:pPr>
            <w:r>
              <w:rPr>
                <w:rFonts w:eastAsia="Arial" w:ascii="Arial" w:hAnsi="Arial"/>
                <w:b/>
              </w:rPr>
              <w:t>baarheid</w:t>
            </w:r>
          </w:p>
        </w:tc>
        <w:tc>
          <w:tcPr>
            <w:tcW w:w="420" w:type="dxa"/>
            <w:tcBorders/>
            <w:shd w:color="auto" w:fill="auto" w:val="clear"/>
            <w:vAlign w:val="bottom"/>
          </w:tcPr>
          <w:p>
            <w:pPr>
              <w:pStyle w:val="Normal"/>
              <w:spacing w:lineRule="atLeast" w:line="0"/>
              <w:rPr>
                <w:rFonts w:ascii="Times New Roman" w:hAnsi="Times New Roman" w:eastAsia="Times New Roman"/>
                <w:sz w:val="19"/>
              </w:rPr>
            </w:pPr>
            <w:r>
              <w:rPr>
                <w:rFonts w:eastAsia="Times New Roman" w:ascii="Times New Roman" w:hAnsi="Times New Roman"/>
                <w:sz w:val="19"/>
              </w:rPr>
            </w:r>
          </w:p>
        </w:tc>
        <w:tc>
          <w:tcPr>
            <w:tcW w:w="4720" w:type="dxa"/>
            <w:vMerge w:val="restart"/>
            <w:tcBorders/>
            <w:shd w:color="auto" w:fill="auto" w:val="clear"/>
            <w:vAlign w:val="bottom"/>
          </w:tcPr>
          <w:p>
            <w:pPr>
              <w:pStyle w:val="Normal"/>
              <w:spacing w:lineRule="atLeast" w:line="0"/>
              <w:ind w:left="340"/>
              <w:rPr>
                <w:rFonts w:ascii="Arial" w:hAnsi="Arial" w:eastAsia="Arial"/>
                <w:color w:val="4CA2D5"/>
              </w:rPr>
            </w:pPr>
            <w:r>
              <w:rPr>
                <w:rFonts w:eastAsia="Arial" w:ascii="Arial" w:hAnsi="Arial"/>
              </w:rPr>
              <w:t>op 12 december 2025, van</w:t>
            </w:r>
            <w:r>
              <w:rPr>
                <w:rFonts w:eastAsia="Arial" w:ascii="Arial" w:hAnsi="Arial"/>
                <w:color w:val="4CA2D5"/>
              </w:rPr>
              <w:t xml:space="preserve"> </w:t>
            </w:r>
            <w:hyperlink r:id="rId20">
              <w:r>
                <w:rPr>
                  <w:rFonts w:eastAsia="Arial" w:ascii="Arial" w:hAnsi="Arial"/>
                  <w:color w:val="4CA2D5"/>
                </w:rPr>
                <w:t>https://owasp.</w:t>
              </w:r>
            </w:hyperlink>
          </w:p>
        </w:tc>
      </w:tr>
      <w:tr>
        <w:trPr>
          <w:trHeight w:val="230" w:hRule="atLeast"/>
        </w:trPr>
        <w:tc>
          <w:tcPr>
            <w:tcW w:w="5480" w:type="dxa"/>
            <w:gridSpan w:val="2"/>
            <w:vMerge w:val="restart"/>
            <w:tcBorders/>
            <w:shd w:color="auto" w:fill="auto" w:val="clear"/>
            <w:vAlign w:val="bottom"/>
          </w:tcPr>
          <w:p>
            <w:pPr>
              <w:pStyle w:val="Normal"/>
              <w:spacing w:lineRule="atLeast" w:line="0"/>
              <w:ind w:left="300"/>
              <w:rPr>
                <w:rFonts w:ascii="Arial" w:hAnsi="Arial" w:eastAsia="Arial"/>
              </w:rPr>
            </w:pPr>
            <w:r>
              <w:rPr>
                <w:rFonts w:eastAsia="Arial" w:ascii="Arial" w:hAnsi="Arial"/>
              </w:rPr>
              <w:t>Een tweede belangrijke verwachting is de schaal-</w:t>
            </w:r>
          </w:p>
        </w:tc>
        <w:tc>
          <w:tcPr>
            <w:tcW w:w="4720" w:type="dxa"/>
            <w:vMerge w:val="continue"/>
            <w:tcBorders/>
            <w:shd w:color="auto" w:fill="auto" w:val="clear"/>
            <w:vAlign w:val="bottom"/>
          </w:tcPr>
          <w:p>
            <w:pPr>
              <w:pStyle w:val="Normal"/>
              <w:spacing w:lineRule="atLeast" w:line="0"/>
              <w:rPr>
                <w:rFonts w:ascii="Times New Roman" w:hAnsi="Times New Roman" w:eastAsia="Times New Roman"/>
                <w:sz w:val="4"/>
              </w:rPr>
            </w:pPr>
            <w:r>
              <w:rPr>
                <w:rFonts w:eastAsia="Times New Roman" w:ascii="Times New Roman" w:hAnsi="Times New Roman"/>
                <w:sz w:val="4"/>
              </w:rPr>
            </w:r>
          </w:p>
        </w:tc>
      </w:tr>
      <w:tr>
        <w:trPr>
          <w:trHeight w:val="207" w:hRule="atLeast"/>
        </w:trPr>
        <w:tc>
          <w:tcPr>
            <w:tcW w:w="5480" w:type="dxa"/>
            <w:gridSpan w:val="2"/>
            <w:vMerge w:val="continue"/>
            <w:tcBorders/>
            <w:shd w:color="auto" w:fill="auto" w:val="clear"/>
            <w:vAlign w:val="bottom"/>
          </w:tcPr>
          <w:p>
            <w:pPr>
              <w:pStyle w:val="Normal"/>
              <w:spacing w:lineRule="atLeast" w:line="0"/>
              <w:rPr>
                <w:rFonts w:ascii="Times New Roman" w:hAnsi="Times New Roman" w:eastAsia="Times New Roman"/>
                <w:sz w:val="17"/>
              </w:rPr>
            </w:pPr>
            <w:r>
              <w:rPr>
                <w:rFonts w:eastAsia="Times New Roman" w:ascii="Times New Roman" w:hAnsi="Times New Roman"/>
                <w:sz w:val="17"/>
              </w:rPr>
            </w:r>
          </w:p>
        </w:tc>
        <w:tc>
          <w:tcPr>
            <w:tcW w:w="4720" w:type="dxa"/>
            <w:tcBorders/>
            <w:shd w:color="auto" w:fill="auto" w:val="clear"/>
            <w:vAlign w:val="bottom"/>
          </w:tcPr>
          <w:p>
            <w:pPr>
              <w:pStyle w:val="Normal"/>
              <w:spacing w:lineRule="exact" w:line="207"/>
              <w:ind w:left="340"/>
              <w:rPr>
                <w:rFonts w:ascii="Arial" w:hAnsi="Arial" w:eastAsia="Arial"/>
                <w:color w:val="4CA2D5"/>
              </w:rPr>
            </w:pPr>
            <w:hyperlink r:id="rId21">
              <w:r>
                <w:rPr>
                  <w:rFonts w:eastAsia="Arial" w:ascii="Arial" w:hAnsi="Arial"/>
                  <w:color w:val="4CA2D5"/>
                </w:rPr>
                <w:t>org/www-project-mcp-top-10/</w:t>
              </w:r>
            </w:hyperlink>
          </w:p>
        </w:tc>
      </w:tr>
      <w:tr>
        <w:trPr>
          <w:trHeight w:val="239" w:hRule="atLeast"/>
        </w:trPr>
        <w:tc>
          <w:tcPr>
            <w:tcW w:w="5060" w:type="dxa"/>
            <w:tcBorders/>
            <w:shd w:color="auto" w:fill="auto" w:val="clear"/>
            <w:vAlign w:val="bottom"/>
          </w:tcPr>
          <w:p>
            <w:pPr>
              <w:pStyle w:val="Normal"/>
              <w:spacing w:lineRule="atLeast" w:line="0"/>
              <w:rPr>
                <w:rFonts w:ascii="Arial" w:hAnsi="Arial" w:eastAsia="Arial"/>
              </w:rPr>
            </w:pPr>
            <w:r>
              <w:rPr>
                <w:rFonts w:eastAsia="Arial" w:ascii="Arial" w:hAnsi="Arial"/>
              </w:rPr>
              <w:t>baarheid. Figuur</w:t>
            </w:r>
            <w:r>
              <w:rPr>
                <w:rFonts w:eastAsia="Arial" w:ascii="Arial" w:hAnsi="Arial"/>
                <w:color w:val="4CA2D5"/>
              </w:rPr>
              <w:t xml:space="preserve"> 3</w:t>
            </w:r>
            <w:r>
              <w:rPr>
                <w:rFonts w:eastAsia="Arial" w:ascii="Arial" w:hAnsi="Arial"/>
              </w:rPr>
              <w:t xml:space="preserve"> visualiseert de verwachte tijds-</w:t>
            </w:r>
          </w:p>
        </w:tc>
        <w:tc>
          <w:tcPr>
            <w:tcW w:w="5140" w:type="dxa"/>
            <w:gridSpan w:val="2"/>
            <w:tcBorders/>
            <w:shd w:color="auto" w:fill="auto" w:val="clear"/>
            <w:vAlign w:val="bottom"/>
          </w:tcPr>
          <w:p>
            <w:pPr>
              <w:pStyle w:val="Normal"/>
              <w:spacing w:lineRule="atLeast" w:line="0"/>
              <w:ind w:left="40"/>
              <w:rPr>
                <w:rFonts w:ascii="Arial" w:hAnsi="Arial" w:eastAsia="Arial"/>
              </w:rPr>
            </w:pPr>
            <w:r>
              <w:rPr>
                <w:rFonts w:eastAsia="Arial" w:ascii="Arial" w:hAnsi="Arial"/>
              </w:rPr>
              <w:t>Song, H., Shen, Y., Luo, W., Guo, L., Chen, T., Wang,</w:t>
            </w:r>
          </w:p>
        </w:tc>
      </w:tr>
      <w:tr>
        <w:trPr>
          <w:trHeight w:val="239" w:hRule="atLeast"/>
        </w:trPr>
        <w:tc>
          <w:tcPr>
            <w:tcW w:w="5060" w:type="dxa"/>
            <w:tcBorders/>
            <w:shd w:color="auto" w:fill="auto" w:val="clear"/>
            <w:vAlign w:val="bottom"/>
          </w:tcPr>
          <w:p>
            <w:pPr>
              <w:pStyle w:val="Normal"/>
              <w:spacing w:lineRule="atLeast" w:line="0"/>
              <w:rPr>
                <w:rFonts w:ascii="Arial" w:hAnsi="Arial" w:eastAsia="Arial"/>
              </w:rPr>
            </w:pPr>
            <w:r>
              <w:rPr>
                <w:rFonts w:eastAsia="Arial" w:ascii="Arial" w:hAnsi="Arial"/>
              </w:rPr>
              <w:t>besteding. Op de X-as staat de complexiteit van</w:t>
            </w:r>
          </w:p>
        </w:tc>
        <w:tc>
          <w:tcPr>
            <w:tcW w:w="420"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c>
          <w:tcPr>
            <w:tcW w:w="4720" w:type="dxa"/>
            <w:tcBorders/>
            <w:shd w:color="auto" w:fill="auto" w:val="clear"/>
            <w:vAlign w:val="bottom"/>
          </w:tcPr>
          <w:p>
            <w:pPr>
              <w:pStyle w:val="Normal"/>
              <w:spacing w:lineRule="atLeast" w:line="0"/>
              <w:ind w:left="340"/>
              <w:rPr>
                <w:rFonts w:ascii="Arial" w:hAnsi="Arial" w:eastAsia="Arial"/>
              </w:rPr>
            </w:pPr>
            <w:r>
              <w:rPr>
                <w:rFonts w:eastAsia="Arial" w:ascii="Arial" w:hAnsi="Arial"/>
              </w:rPr>
              <w:t>J., Li, B., Zhang, X., &amp; Chen, J. (2025). Beyond</w:t>
            </w:r>
          </w:p>
        </w:tc>
      </w:tr>
      <w:tr>
        <w:trPr>
          <w:trHeight w:val="239" w:hRule="atLeast"/>
        </w:trPr>
        <w:tc>
          <w:tcPr>
            <w:tcW w:w="5060" w:type="dxa"/>
            <w:tcBorders/>
            <w:shd w:color="auto" w:fill="auto" w:val="clear"/>
            <w:vAlign w:val="bottom"/>
          </w:tcPr>
          <w:p>
            <w:pPr>
              <w:pStyle w:val="Normal"/>
              <w:spacing w:lineRule="atLeast" w:line="0"/>
              <w:rPr>
                <w:rFonts w:ascii="Arial" w:hAnsi="Arial" w:eastAsia="Arial"/>
              </w:rPr>
            </w:pPr>
            <w:r>
              <w:rPr>
                <w:rFonts w:eastAsia="Arial" w:ascii="Arial" w:hAnsi="Arial"/>
              </w:rPr>
              <w:t>de MCP-server (aantal tools/endpoints), en op de</w:t>
            </w:r>
          </w:p>
        </w:tc>
        <w:tc>
          <w:tcPr>
            <w:tcW w:w="420"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c>
          <w:tcPr>
            <w:tcW w:w="4720" w:type="dxa"/>
            <w:tcBorders/>
            <w:shd w:color="auto" w:fill="auto" w:val="clear"/>
            <w:vAlign w:val="bottom"/>
          </w:tcPr>
          <w:p>
            <w:pPr>
              <w:pStyle w:val="Normal"/>
              <w:spacing w:lineRule="atLeast" w:line="0"/>
              <w:ind w:left="340"/>
              <w:rPr>
                <w:rFonts w:ascii="Arial" w:hAnsi="Arial" w:eastAsia="Arial"/>
              </w:rPr>
            </w:pPr>
            <w:r>
              <w:rPr>
                <w:rFonts w:eastAsia="Arial" w:ascii="Arial" w:hAnsi="Arial"/>
              </w:rPr>
              <w:t>the Protocol: Unveiling Attack Vectors in</w:t>
            </w:r>
          </w:p>
        </w:tc>
      </w:tr>
      <w:tr>
        <w:trPr>
          <w:trHeight w:val="239" w:hRule="atLeast"/>
        </w:trPr>
        <w:tc>
          <w:tcPr>
            <w:tcW w:w="5060" w:type="dxa"/>
            <w:tcBorders/>
            <w:shd w:color="auto" w:fill="auto" w:val="clear"/>
            <w:vAlign w:val="bottom"/>
          </w:tcPr>
          <w:p>
            <w:pPr>
              <w:pStyle w:val="Normal"/>
              <w:spacing w:lineRule="atLeast" w:line="0"/>
              <w:rPr>
                <w:rFonts w:ascii="Arial" w:hAnsi="Arial" w:eastAsia="Arial"/>
              </w:rPr>
            </w:pPr>
            <w:r>
              <w:rPr>
                <w:rFonts w:eastAsia="Arial" w:ascii="Arial" w:hAnsi="Arial"/>
              </w:rPr>
              <w:t>Y-as de benodigde tijd voor een security assess-</w:t>
            </w:r>
          </w:p>
        </w:tc>
        <w:tc>
          <w:tcPr>
            <w:tcW w:w="420"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c>
          <w:tcPr>
            <w:tcW w:w="4720" w:type="dxa"/>
            <w:tcBorders/>
            <w:shd w:color="auto" w:fill="auto" w:val="clear"/>
            <w:vAlign w:val="bottom"/>
          </w:tcPr>
          <w:p>
            <w:pPr>
              <w:pStyle w:val="Normal"/>
              <w:spacing w:lineRule="atLeast" w:line="0"/>
              <w:ind w:left="340"/>
              <w:rPr>
                <w:rFonts w:ascii="Arial" w:hAnsi="Arial" w:eastAsia="Arial"/>
              </w:rPr>
            </w:pPr>
            <w:r>
              <w:rPr>
                <w:rFonts w:eastAsia="Arial" w:ascii="Arial" w:hAnsi="Arial"/>
              </w:rPr>
              <w:t>the Model Context Protocol (MCP) Ecosy-</w:t>
            </w:r>
          </w:p>
        </w:tc>
      </w:tr>
      <w:tr>
        <w:trPr>
          <w:trHeight w:val="239" w:hRule="atLeast"/>
        </w:trPr>
        <w:tc>
          <w:tcPr>
            <w:tcW w:w="5060" w:type="dxa"/>
            <w:tcBorders/>
            <w:shd w:color="auto" w:fill="auto" w:val="clear"/>
            <w:vAlign w:val="bottom"/>
          </w:tcPr>
          <w:p>
            <w:pPr>
              <w:pStyle w:val="Normal"/>
              <w:spacing w:lineRule="atLeast" w:line="0"/>
              <w:rPr>
                <w:rFonts w:ascii="Arial" w:hAnsi="Arial" w:eastAsia="Arial"/>
              </w:rPr>
            </w:pPr>
            <w:r>
              <w:rPr>
                <w:rFonts w:eastAsia="Arial" w:ascii="Arial" w:hAnsi="Arial"/>
              </w:rPr>
              <w:t>ment.</w:t>
            </w:r>
          </w:p>
        </w:tc>
        <w:tc>
          <w:tcPr>
            <w:tcW w:w="420"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c>
          <w:tcPr>
            <w:tcW w:w="4720" w:type="dxa"/>
            <w:tcBorders/>
            <w:shd w:color="auto" w:fill="auto" w:val="clear"/>
            <w:vAlign w:val="bottom"/>
          </w:tcPr>
          <w:p>
            <w:pPr>
              <w:pStyle w:val="Normal"/>
              <w:spacing w:lineRule="atLeast" w:line="0"/>
              <w:ind w:left="340"/>
              <w:rPr>
                <w:rFonts w:ascii="Arial" w:hAnsi="Arial" w:eastAsia="Arial"/>
                <w:color w:val="4CA2D5"/>
              </w:rPr>
            </w:pPr>
            <w:r>
              <w:rPr>
                <w:rFonts w:eastAsia="Arial" w:ascii="Arial" w:hAnsi="Arial"/>
              </w:rPr>
              <w:t>stem.</w:t>
            </w:r>
            <w:r>
              <w:rPr>
                <w:rFonts w:eastAsia="Arial" w:ascii="Arial" w:hAnsi="Arial"/>
                <w:color w:val="4CA2D5"/>
              </w:rPr>
              <w:t xml:space="preserve"> </w:t>
            </w:r>
            <w:hyperlink r:id="rId22">
              <w:r>
                <w:rPr>
                  <w:rFonts w:eastAsia="Arial" w:ascii="Arial" w:hAnsi="Arial"/>
                  <w:color w:val="4CA2D5"/>
                </w:rPr>
                <w:t>https://arxiv.org/abs/2506.02040</w:t>
              </w:r>
            </w:hyperlink>
          </w:p>
        </w:tc>
      </w:tr>
      <w:tr>
        <w:trPr>
          <w:trHeight w:val="239" w:hRule="atLeast"/>
        </w:trPr>
        <w:tc>
          <w:tcPr>
            <w:tcW w:w="5060" w:type="dxa"/>
            <w:tcBorders/>
            <w:shd w:color="auto" w:fill="auto" w:val="clear"/>
            <w:vAlign w:val="bottom"/>
          </w:tcPr>
          <w:p>
            <w:pPr>
              <w:pStyle w:val="Normal"/>
              <w:spacing w:lineRule="atLeast" w:line="0"/>
              <w:ind w:left="300"/>
              <w:rPr>
                <w:rFonts w:ascii="Arial" w:hAnsi="Arial" w:eastAsia="Arial"/>
              </w:rPr>
            </w:pPr>
            <w:r>
              <w:rPr>
                <w:rFonts w:eastAsia="Arial" w:ascii="Arial" w:hAnsi="Arial"/>
              </w:rPr>
              <w:t>De verwachting is dat het framework een vol-</w:t>
            </w:r>
          </w:p>
        </w:tc>
        <w:tc>
          <w:tcPr>
            <w:tcW w:w="5140" w:type="dxa"/>
            <w:gridSpan w:val="2"/>
            <w:tcBorders/>
            <w:shd w:color="auto" w:fill="auto" w:val="clear"/>
            <w:vAlign w:val="bottom"/>
          </w:tcPr>
          <w:p>
            <w:pPr>
              <w:pStyle w:val="Normal"/>
              <w:spacing w:lineRule="atLeast" w:line="0"/>
              <w:ind w:left="40"/>
              <w:rPr>
                <w:rFonts w:ascii="Arial" w:hAnsi="Arial" w:eastAsia="Arial"/>
                <w:i/>
                <w:i/>
              </w:rPr>
            </w:pPr>
            <w:r>
              <w:rPr>
                <w:rFonts w:eastAsia="Arial" w:ascii="Arial" w:hAnsi="Arial"/>
              </w:rPr>
              <w:t xml:space="preserve">Uproot Security. (2025). </w:t>
            </w:r>
            <w:r>
              <w:rPr>
                <w:rFonts w:eastAsia="Arial" w:ascii="Arial" w:hAnsi="Arial"/>
                <w:i/>
              </w:rPr>
              <w:t>How to run an MCP pen-</w:t>
            </w:r>
          </w:p>
        </w:tc>
      </w:tr>
      <w:tr>
        <w:trPr>
          <w:trHeight w:val="239" w:hRule="atLeast"/>
        </w:trPr>
        <w:tc>
          <w:tcPr>
            <w:tcW w:w="5060" w:type="dxa"/>
            <w:tcBorders/>
            <w:shd w:color="auto" w:fill="auto" w:val="clear"/>
            <w:vAlign w:val="bottom"/>
          </w:tcPr>
          <w:p>
            <w:pPr>
              <w:pStyle w:val="Normal"/>
              <w:spacing w:lineRule="atLeast" w:line="0"/>
              <w:rPr>
                <w:rFonts w:ascii="Arial" w:hAnsi="Arial" w:eastAsia="Arial"/>
              </w:rPr>
            </w:pPr>
            <w:r>
              <w:rPr>
                <w:rFonts w:eastAsia="Arial" w:ascii="Arial" w:hAnsi="Arial"/>
              </w:rPr>
              <w:t>ledige scan kan uitvoeren in enkele minuten, on-</w:t>
            </w:r>
          </w:p>
        </w:tc>
        <w:tc>
          <w:tcPr>
            <w:tcW w:w="420"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c>
          <w:tcPr>
            <w:tcW w:w="4720" w:type="dxa"/>
            <w:tcBorders/>
            <w:shd w:color="auto" w:fill="auto" w:val="clear"/>
            <w:vAlign w:val="bottom"/>
          </w:tcPr>
          <w:p>
            <w:pPr>
              <w:pStyle w:val="Normal"/>
              <w:spacing w:lineRule="atLeast" w:line="0"/>
              <w:ind w:left="340"/>
              <w:rPr>
                <w:rFonts w:ascii="Arial" w:hAnsi="Arial" w:eastAsia="Arial"/>
                <w:color w:val="4CA2D5"/>
              </w:rPr>
            </w:pPr>
            <w:r>
              <w:rPr>
                <w:rFonts w:eastAsia="Arial" w:ascii="Arial" w:hAnsi="Arial"/>
                <w:i/>
              </w:rPr>
              <w:t>test: complete guide</w:t>
            </w:r>
            <w:r>
              <w:rPr>
                <w:rFonts w:eastAsia="Arial" w:ascii="Arial" w:hAnsi="Arial"/>
              </w:rPr>
              <w:t>.</w:t>
            </w:r>
            <w:r>
              <w:rPr>
                <w:rFonts w:eastAsia="Arial" w:ascii="Arial" w:hAnsi="Arial"/>
                <w:color w:val="4CA2D5"/>
              </w:rPr>
              <w:t xml:space="preserve"> </w:t>
            </w:r>
            <w:hyperlink r:id="rId23">
              <w:r>
                <w:rPr>
                  <w:rFonts w:eastAsia="Arial" w:ascii="Arial" w:hAnsi="Arial"/>
                  <w:color w:val="4CA2D5"/>
                </w:rPr>
                <w:t>https://uprootsecurity.</w:t>
              </w:r>
            </w:hyperlink>
          </w:p>
        </w:tc>
      </w:tr>
      <w:tr>
        <w:trPr>
          <w:trHeight w:val="239" w:hRule="atLeast"/>
        </w:trPr>
        <w:tc>
          <w:tcPr>
            <w:tcW w:w="5060" w:type="dxa"/>
            <w:tcBorders/>
            <w:shd w:color="auto" w:fill="auto" w:val="clear"/>
            <w:vAlign w:val="bottom"/>
          </w:tcPr>
          <w:p>
            <w:pPr>
              <w:pStyle w:val="Normal"/>
              <w:spacing w:lineRule="atLeast" w:line="0"/>
              <w:rPr>
                <w:rFonts w:ascii="Arial" w:hAnsi="Arial" w:eastAsia="Arial"/>
              </w:rPr>
            </w:pPr>
            <w:r>
              <w:rPr>
                <w:rFonts w:eastAsia="Arial" w:ascii="Arial" w:hAnsi="Arial"/>
              </w:rPr>
              <w:t>geacht of de server 5 of 50 tools definieert. Dit</w:t>
            </w:r>
          </w:p>
        </w:tc>
        <w:tc>
          <w:tcPr>
            <w:tcW w:w="420"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c>
          <w:tcPr>
            <w:tcW w:w="4720" w:type="dxa"/>
            <w:tcBorders/>
            <w:shd w:color="auto" w:fill="auto" w:val="clear"/>
            <w:vAlign w:val="bottom"/>
          </w:tcPr>
          <w:p>
            <w:pPr>
              <w:pStyle w:val="Normal"/>
              <w:spacing w:lineRule="atLeast" w:line="0"/>
              <w:ind w:left="340"/>
              <w:rPr>
                <w:rFonts w:ascii="Arial" w:hAnsi="Arial" w:eastAsia="Arial"/>
                <w:color w:val="4CA2D5"/>
              </w:rPr>
            </w:pPr>
            <w:hyperlink r:id="rId24">
              <w:r>
                <w:rPr>
                  <w:rFonts w:eastAsia="Arial" w:ascii="Arial" w:hAnsi="Arial"/>
                  <w:color w:val="4CA2D5"/>
                </w:rPr>
                <w:t>com/guide</w:t>
              </w:r>
            </w:hyperlink>
          </w:p>
        </w:tc>
      </w:tr>
      <w:tr>
        <w:trPr>
          <w:trHeight w:val="220" w:hRule="atLeast"/>
        </w:trPr>
        <w:tc>
          <w:tcPr>
            <w:tcW w:w="5060" w:type="dxa"/>
            <w:tcBorders/>
            <w:shd w:color="auto" w:fill="auto" w:val="clear"/>
            <w:vAlign w:val="bottom"/>
          </w:tcPr>
          <w:p>
            <w:pPr>
              <w:pStyle w:val="Normal"/>
              <w:spacing w:lineRule="exact" w:line="220"/>
              <w:rPr>
                <w:rFonts w:ascii="Arial" w:hAnsi="Arial" w:eastAsia="Arial"/>
              </w:rPr>
            </w:pPr>
            <w:r>
              <w:rPr>
                <w:rFonts w:eastAsia="Arial" w:ascii="Arial" w:hAnsi="Arial"/>
              </w:rPr>
              <w:t>staat in contrast met handmatige penetratietes-</w:t>
            </w:r>
          </w:p>
        </w:tc>
        <w:tc>
          <w:tcPr>
            <w:tcW w:w="420" w:type="dxa"/>
            <w:tcBorders/>
            <w:shd w:color="auto" w:fill="auto" w:val="clear"/>
            <w:vAlign w:val="bottom"/>
          </w:tcPr>
          <w:p>
            <w:pPr>
              <w:pStyle w:val="Normal"/>
              <w:spacing w:lineRule="atLeast" w:line="0"/>
              <w:rPr>
                <w:rFonts w:ascii="Times New Roman" w:hAnsi="Times New Roman" w:eastAsia="Times New Roman"/>
                <w:sz w:val="19"/>
              </w:rPr>
            </w:pPr>
            <w:r>
              <w:rPr>
                <w:rFonts w:eastAsia="Times New Roman" w:ascii="Times New Roman" w:hAnsi="Times New Roman"/>
                <w:sz w:val="19"/>
              </w:rPr>
            </w:r>
          </w:p>
        </w:tc>
        <w:tc>
          <w:tcPr>
            <w:tcW w:w="4720" w:type="dxa"/>
            <w:tcBorders/>
            <w:shd w:color="auto" w:fill="auto" w:val="clear"/>
            <w:vAlign w:val="bottom"/>
          </w:tcPr>
          <w:p>
            <w:pPr>
              <w:pStyle w:val="Normal"/>
              <w:spacing w:lineRule="atLeast" w:line="0"/>
              <w:rPr>
                <w:rFonts w:ascii="Times New Roman" w:hAnsi="Times New Roman" w:eastAsia="Times New Roman"/>
                <w:sz w:val="19"/>
              </w:rPr>
            </w:pPr>
            <w:r>
              <w:rPr>
                <w:rFonts w:eastAsia="Times New Roman" w:ascii="Times New Roman" w:hAnsi="Times New Roman"/>
                <w:sz w:val="19"/>
              </w:rPr>
            </w:r>
          </w:p>
        </w:tc>
      </w:tr>
      <w:tr>
        <w:trPr>
          <w:trHeight w:val="259" w:hRule="atLeast"/>
        </w:trPr>
        <w:tc>
          <w:tcPr>
            <w:tcW w:w="5060" w:type="dxa"/>
            <w:tcBorders/>
            <w:shd w:color="auto" w:fill="auto" w:val="clear"/>
            <w:vAlign w:val="bottom"/>
          </w:tcPr>
          <w:p>
            <w:pPr>
              <w:pStyle w:val="Normal"/>
              <w:spacing w:lineRule="atLeast" w:line="0"/>
              <w:rPr>
                <w:rFonts w:ascii="Arial" w:hAnsi="Arial" w:eastAsia="Arial"/>
              </w:rPr>
            </w:pPr>
            <w:r>
              <w:rPr>
                <w:rFonts w:eastAsia="Arial" w:ascii="Arial" w:hAnsi="Arial"/>
              </w:rPr>
              <w:t>ten, die dagen in beslag kunnen nemen.</w:t>
            </w:r>
          </w:p>
        </w:tc>
        <w:tc>
          <w:tcPr>
            <w:tcW w:w="420" w:type="dxa"/>
            <w:tcBorders/>
            <w:shd w:color="auto" w:fill="auto" w:val="clear"/>
            <w:vAlign w:val="bottom"/>
          </w:tcPr>
          <w:p>
            <w:pPr>
              <w:pStyle w:val="Normal"/>
              <w:spacing w:lineRule="atLeast" w:line="0"/>
              <w:rPr>
                <w:rFonts w:ascii="Times New Roman" w:hAnsi="Times New Roman" w:eastAsia="Times New Roman"/>
                <w:sz w:val="22"/>
              </w:rPr>
            </w:pPr>
            <w:r>
              <w:rPr>
                <w:rFonts w:eastAsia="Times New Roman" w:ascii="Times New Roman" w:hAnsi="Times New Roman"/>
                <w:sz w:val="22"/>
              </w:rPr>
            </w:r>
          </w:p>
        </w:tc>
        <w:tc>
          <w:tcPr>
            <w:tcW w:w="4720" w:type="dxa"/>
            <w:tcBorders/>
            <w:shd w:color="auto" w:fill="auto" w:val="clear"/>
            <w:vAlign w:val="bottom"/>
          </w:tcPr>
          <w:p>
            <w:pPr>
              <w:pStyle w:val="Normal"/>
              <w:spacing w:lineRule="atLeast" w:line="0"/>
              <w:rPr>
                <w:rFonts w:ascii="Times New Roman" w:hAnsi="Times New Roman" w:eastAsia="Times New Roman"/>
                <w:sz w:val="22"/>
              </w:rPr>
            </w:pPr>
            <w:r>
              <w:rPr>
                <w:rFonts w:eastAsia="Times New Roman" w:ascii="Times New Roman" w:hAnsi="Times New Roman"/>
                <w:sz w:val="22"/>
              </w:rPr>
            </w:r>
          </w:p>
        </w:tc>
      </w:tr>
    </w:tbl>
    <w:p>
      <w:pPr>
        <w:pStyle w:val="Normal"/>
        <w:spacing w:lineRule="exact" w:line="143"/>
        <w:rPr>
          <w:rFonts w:ascii="Times New Roman" w:hAnsi="Times New Roman" w:eastAsia="Times New Roman"/>
        </w:rPr>
      </w:pPr>
      <w:r>
        <w:rPr>
          <w:rFonts w:eastAsia="Times New Roman" w:ascii="Times New Roman" w:hAnsi="Times New Roman"/>
        </w:rPr>
      </w:r>
    </w:p>
    <w:p>
      <w:pPr>
        <w:pStyle w:val="Normal"/>
        <w:spacing w:lineRule="atLeast" w:line="0"/>
        <w:rPr>
          <w:rFonts w:ascii="Arial" w:hAnsi="Arial" w:eastAsia="Arial"/>
          <w:b/>
          <w:sz w:val="24"/>
        </w:rPr>
      </w:pPr>
      <w:r>
        <w:rPr>
          <w:rFonts w:eastAsia="Arial" w:ascii="Arial" w:hAnsi="Arial"/>
          <w:b/>
          <w:sz w:val="24"/>
        </w:rPr>
        <w:t>7.2. Meerwaarde voor de doelgroep</w:t>
      </w:r>
    </w:p>
    <w:p>
      <w:pPr>
        <w:pStyle w:val="Normal"/>
        <w:spacing w:lineRule="exact" w:line="79"/>
        <w:rPr>
          <w:rFonts w:ascii="Times New Roman" w:hAnsi="Times New Roman" w:eastAsia="Times New Roman"/>
        </w:rPr>
      </w:pPr>
      <w:r>
        <w:rPr>
          <w:rFonts w:eastAsia="Times New Roman" w:ascii="Times New Roman" w:hAnsi="Times New Roman"/>
        </w:rPr>
      </w:r>
    </w:p>
    <w:p>
      <w:pPr>
        <w:pStyle w:val="Normal"/>
        <w:spacing w:lineRule="atLeast" w:line="0"/>
        <w:ind w:left="300"/>
        <w:rPr>
          <w:rFonts w:ascii="Arial" w:hAnsi="Arial" w:eastAsia="Arial"/>
        </w:rPr>
      </w:pPr>
      <w:r>
        <w:rPr>
          <w:rFonts w:eastAsia="Arial" w:ascii="Arial" w:hAnsi="Arial"/>
        </w:rPr>
        <w:t>Voor Fintech-bedrijven, de primaire doelgroep,</w:t>
      </w:r>
    </w:p>
    <w:p>
      <w:pPr>
        <w:pStyle w:val="Normal"/>
        <w:spacing w:lineRule="exact" w:line="23"/>
        <w:rPr>
          <w:rFonts w:ascii="Times New Roman" w:hAnsi="Times New Roman" w:eastAsia="Times New Roman"/>
        </w:rPr>
      </w:pPr>
      <w:r>
        <w:rPr>
          <w:rFonts w:eastAsia="Times New Roman" w:ascii="Times New Roman" w:hAnsi="Times New Roman"/>
        </w:rPr>
      </w:r>
    </w:p>
    <w:p>
      <w:pPr>
        <w:pStyle w:val="Normal"/>
        <w:spacing w:lineRule="atLeast" w:line="0"/>
        <w:rPr>
          <w:rFonts w:ascii="Arial" w:hAnsi="Arial" w:eastAsia="Arial"/>
        </w:rPr>
      </w:pPr>
      <w:r>
        <w:rPr>
          <w:rFonts w:eastAsia="Arial" w:ascii="Arial" w:hAnsi="Arial"/>
        </w:rPr>
        <w:t>biedt dit resultaat drie concrete voordelen:</w:t>
      </w:r>
    </w:p>
    <w:p>
      <w:pPr>
        <w:pStyle w:val="Normal"/>
        <w:spacing w:lineRule="exact" w:line="20"/>
        <w:rPr>
          <w:rFonts w:ascii="Times New Roman" w:hAnsi="Times New Roman" w:eastAsia="Times New Roman"/>
        </w:rPr>
      </w:pPr>
      <w:r>
        <w:rPr>
          <w:rFonts w:eastAsia="Times New Roman" w:ascii="Times New Roman" w:hAnsi="Times New Roman"/>
        </w:rPr>
        <w:drawing>
          <wp:anchor behindDoc="1" distT="0" distB="0" distL="0" distR="0" simplePos="0" locked="0" layoutInCell="1" allowOverlap="1" relativeHeight="16">
            <wp:simplePos x="0" y="0"/>
            <wp:positionH relativeFrom="column">
              <wp:posOffset>5636260</wp:posOffset>
            </wp:positionH>
            <wp:positionV relativeFrom="paragraph">
              <wp:posOffset>241935</wp:posOffset>
            </wp:positionV>
            <wp:extent cx="702310" cy="396240"/>
            <wp:effectExtent l="0" t="0" r="0" b="0"/>
            <wp:wrapNone/>
            <wp:docPr id="14" name="Afbeelding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fbeelding 13" descr=""/>
                    <pic:cNvPicPr>
                      <a:picLocks noChangeAspect="1" noChangeArrowheads="1"/>
                    </pic:cNvPicPr>
                  </pic:nvPicPr>
                  <pic:blipFill>
                    <a:blip r:embed="rId25"/>
                    <a:stretch>
                      <a:fillRect/>
                    </a:stretch>
                  </pic:blipFill>
                  <pic:spPr bwMode="auto">
                    <a:xfrm>
                      <a:off x="0" y="0"/>
                      <a:ext cx="702310" cy="396240"/>
                    </a:xfrm>
                    <a:prstGeom prst="rect">
                      <a:avLst/>
                    </a:prstGeom>
                  </pic:spPr>
                </pic:pic>
              </a:graphicData>
            </a:graphic>
          </wp:anchor>
        </w:drawing>
      </w:r>
    </w:p>
    <w:p>
      <w:pPr>
        <w:sectPr>
          <w:type w:val="continuous"/>
          <w:pgSz w:w="11906" w:h="16838"/>
          <w:pgMar w:left="960" w:right="686" w:gutter="0" w:header="0" w:top="413" w:footer="0" w:bottom="0"/>
          <w:formProt w:val="false"/>
          <w:textDirection w:val="lrTb"/>
          <w:docGrid w:type="default" w:linePitch="360" w:charSpace="8192"/>
        </w:sectPr>
      </w:pP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11"/>
        <w:rPr>
          <w:rFonts w:ascii="Times New Roman" w:hAnsi="Times New Roman" w:eastAsia="Times New Roman"/>
        </w:rPr>
      </w:pPr>
      <w:r>
        <w:rPr>
          <w:rFonts w:eastAsia="Times New Roman" w:ascii="Times New Roman" w:hAnsi="Times New Roman"/>
        </w:rPr>
      </w:r>
    </w:p>
    <w:p>
      <w:pPr>
        <w:pStyle w:val="Normal"/>
        <w:spacing w:lineRule="atLeast" w:line="0"/>
        <w:rPr>
          <w:rFonts w:ascii="Arial" w:hAnsi="Arial" w:eastAsia="Arial"/>
          <w:b/>
          <w:sz w:val="18"/>
        </w:rPr>
      </w:pPr>
      <w:r>
        <w:rPr>
          <w:rFonts w:eastAsia="Arial" w:ascii="Arial" w:hAnsi="Arial"/>
          <w:b/>
          <w:sz w:val="18"/>
        </w:rPr>
        <w:t>Professionele bachelor toegepaste informatica</w:t>
      </w:r>
    </w:p>
    <w:p>
      <w:pPr>
        <w:sectPr>
          <w:type w:val="continuous"/>
          <w:pgSz w:w="11906" w:h="16838"/>
          <w:pgMar w:left="960" w:right="686" w:gutter="0" w:header="0" w:top="413" w:footer="0" w:bottom="0"/>
          <w:formProt w:val="false"/>
          <w:textDirection w:val="lrTb"/>
          <w:docGrid w:type="default" w:linePitch="360" w:charSpace="8192"/>
        </w:sectPr>
      </w:pPr>
    </w:p>
    <w:tbl>
      <w:tblPr>
        <w:tblW w:w="10000" w:type="dxa"/>
        <w:jc w:val="left"/>
        <w:tblInd w:w="0" w:type="dxa"/>
        <w:tblLayout w:type="fixed"/>
        <w:tblCellMar>
          <w:top w:w="0" w:type="dxa"/>
          <w:left w:w="0" w:type="dxa"/>
          <w:bottom w:w="0" w:type="dxa"/>
          <w:right w:w="0" w:type="dxa"/>
        </w:tblCellMar>
        <w:tblLook w:val="0000"/>
      </w:tblPr>
      <w:tblGrid>
        <w:gridCol w:w="6541"/>
        <w:gridCol w:w="3458"/>
      </w:tblGrid>
      <w:tr>
        <w:trPr>
          <w:trHeight w:val="259" w:hRule="atLeast"/>
        </w:trPr>
        <w:tc>
          <w:tcPr>
            <w:tcW w:w="6541" w:type="dxa"/>
            <w:tcBorders/>
            <w:shd w:color="auto" w:fill="auto" w:val="clear"/>
            <w:vAlign w:val="bottom"/>
          </w:tcPr>
          <w:p>
            <w:pPr>
              <w:pStyle w:val="Normal"/>
              <w:spacing w:lineRule="atLeast" w:line="0"/>
              <w:rPr>
                <w:rFonts w:ascii="Arial" w:hAnsi="Arial" w:eastAsia="Arial"/>
                <w:b/>
                <w:sz w:val="18"/>
              </w:rPr>
            </w:pPr>
            <w:bookmarkStart w:id="12" w:name="page6"/>
            <w:bookmarkEnd w:id="12"/>
            <w:r>
              <w:rPr>
                <w:rFonts w:eastAsia="Arial" w:ascii="Arial" w:hAnsi="Arial"/>
                <w:b/>
                <w:sz w:val="18"/>
              </w:rPr>
              <w:t>Bachelorproef: Onderzoeksvoorstel</w:t>
            </w:r>
          </w:p>
        </w:tc>
        <w:tc>
          <w:tcPr>
            <w:tcW w:w="3458" w:type="dxa"/>
            <w:tcBorders/>
            <w:shd w:color="auto" w:fill="auto" w:val="clear"/>
            <w:vAlign w:val="bottom"/>
          </w:tcPr>
          <w:p>
            <w:pPr>
              <w:pStyle w:val="Normal"/>
              <w:spacing w:lineRule="atLeast" w:line="0"/>
              <w:jc w:val="right"/>
              <w:rPr>
                <w:rFonts w:ascii="Arial" w:hAnsi="Arial" w:eastAsia="Arial"/>
                <w:color w:val="4CA2D5"/>
              </w:rPr>
            </w:pPr>
            <w:r>
              <w:rPr>
                <w:rFonts w:eastAsia="Arial" w:ascii="Arial" w:hAnsi="Arial"/>
              </w:rPr>
              <w:t>6/</w:t>
            </w:r>
            <w:r>
              <w:rPr>
                <w:rFonts w:eastAsia="Arial" w:ascii="Arial" w:hAnsi="Arial"/>
                <w:color w:val="4CA2D5"/>
              </w:rPr>
              <w:t>6</w:t>
            </w:r>
          </w:p>
        </w:tc>
      </w:tr>
    </w:tbl>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350"/>
        <w:rPr>
          <w:rFonts w:ascii="Times New Roman" w:hAnsi="Times New Roman" w:eastAsia="Times New Roman"/>
        </w:rPr>
      </w:pPr>
      <w:r>
        <w:rPr>
          <w:rFonts w:eastAsia="Times New Roman" w:ascii="Times New Roman" w:hAnsi="Times New Roman"/>
        </w:rPr>
      </w:r>
    </w:p>
    <w:p>
      <w:pPr>
        <w:pStyle w:val="Normal"/>
        <w:spacing w:lineRule="atLeast" w:line="0"/>
        <w:jc w:val="center"/>
        <w:rPr>
          <w:rFonts w:ascii="Arial" w:hAnsi="Arial" w:eastAsia="Arial"/>
        </w:rPr>
      </w:pPr>
      <w:r>
        <w:rPr>
          <w:rFonts w:eastAsia="Arial" w:ascii="Arial" w:hAnsi="Arial"/>
        </w:rPr>
        <w:t>Tabel 1: Planning en deliverables per onderzoeksfase.</w:t>
      </w:r>
    </w:p>
    <w:p>
      <w:pPr>
        <w:pStyle w:val="Normal"/>
        <w:spacing w:lineRule="exact" w:line="20"/>
        <w:rPr>
          <w:rFonts w:ascii="Times New Roman" w:hAnsi="Times New Roman" w:eastAsia="Times New Roman"/>
        </w:rPr>
      </w:pPr>
      <w:r>
        <w:rPr>
          <w:rFonts w:eastAsia="Times New Roman" w:ascii="Times New Roman" w:hAnsi="Times New Roman"/>
        </w:rPr>
        <mc:AlternateContent>
          <mc:Choice Requires="wps">
            <w:drawing>
              <wp:anchor behindDoc="1" distT="5080" distB="5080" distL="5080" distR="5080" simplePos="0" locked="0" layoutInCell="1" allowOverlap="1" relativeHeight="8">
                <wp:simplePos x="0" y="0"/>
                <wp:positionH relativeFrom="column">
                  <wp:posOffset>1098550</wp:posOffset>
                </wp:positionH>
                <wp:positionV relativeFrom="paragraph">
                  <wp:posOffset>27940</wp:posOffset>
                </wp:positionV>
                <wp:extent cx="4143375" cy="635"/>
                <wp:effectExtent l="5080" t="5080" r="5080" b="5080"/>
                <wp:wrapNone/>
                <wp:docPr id="15" name="Vorm5"/>
                <a:graphic xmlns:a="http://schemas.openxmlformats.org/drawingml/2006/main">
                  <a:graphicData uri="http://schemas.microsoft.com/office/word/2010/wordprocessingShape">
                    <wps:wsp>
                      <wps:cNvSpPr/>
                      <wps:spPr>
                        <a:xfrm>
                          <a:off x="0" y="0"/>
                          <a:ext cx="4143240" cy="720"/>
                        </a:xfrm>
                        <a:prstGeom prst="line">
                          <a:avLst/>
                        </a:prstGeom>
                        <a:ln w="10080">
                          <a:solidFill>
                            <a:srgbClr val="000000"/>
                          </a:solidFill>
                          <a:round/>
                        </a:ln>
                      </wps:spPr>
                      <wps:style>
                        <a:lnRef idx="0"/>
                        <a:fillRef idx="0"/>
                        <a:effectRef idx="0"/>
                        <a:fontRef idx="minor"/>
                      </wps:style>
                      <wps:bodyPr/>
                    </wps:wsp>
                  </a:graphicData>
                </a:graphic>
              </wp:anchor>
            </w:drawing>
          </mc:Choice>
          <mc:Fallback>
            <w:pict>
              <v:line id="shape_0" from="86.5pt,2.2pt" to="412.7pt,2.2pt" ID="Vorm5" stroked="t" o:allowincell="f" style="position:absolute">
                <v:stroke color="black" weight="10080" joinstyle="round" endcap="flat"/>
                <v:fill o:detectmouseclick="t" on="false"/>
                <w10:wrap type="none"/>
              </v:line>
            </w:pict>
          </mc:Fallback>
        </mc:AlternateContent>
      </w:r>
    </w:p>
    <w:p>
      <w:pPr>
        <w:pStyle w:val="Normal"/>
        <w:spacing w:lineRule="exact" w:line="53"/>
        <w:rPr>
          <w:rFonts w:ascii="Times New Roman" w:hAnsi="Times New Roman" w:eastAsia="Times New Roman"/>
        </w:rPr>
      </w:pPr>
      <w:r>
        <w:rPr>
          <w:rFonts w:eastAsia="Times New Roman" w:ascii="Times New Roman" w:hAnsi="Times New Roman"/>
        </w:rPr>
      </w:r>
    </w:p>
    <w:tbl>
      <w:tblPr>
        <w:tblW w:w="6540" w:type="dxa"/>
        <w:jc w:val="left"/>
        <w:tblInd w:w="1740" w:type="dxa"/>
        <w:tblLayout w:type="fixed"/>
        <w:tblCellMar>
          <w:top w:w="0" w:type="dxa"/>
          <w:left w:w="0" w:type="dxa"/>
          <w:bottom w:w="0" w:type="dxa"/>
          <w:right w:w="0" w:type="dxa"/>
        </w:tblCellMar>
        <w:tblLook w:val="0000"/>
      </w:tblPr>
      <w:tblGrid>
        <w:gridCol w:w="1899"/>
        <w:gridCol w:w="1100"/>
        <w:gridCol w:w="3541"/>
      </w:tblGrid>
      <w:tr>
        <w:trPr>
          <w:trHeight w:val="267" w:hRule="atLeast"/>
        </w:trPr>
        <w:tc>
          <w:tcPr>
            <w:tcW w:w="1899" w:type="dxa"/>
            <w:tcBorders/>
            <w:shd w:color="auto" w:fill="auto" w:val="clear"/>
            <w:vAlign w:val="bottom"/>
          </w:tcPr>
          <w:p>
            <w:pPr>
              <w:pStyle w:val="Normal"/>
              <w:spacing w:lineRule="atLeast" w:line="0"/>
              <w:rPr>
                <w:rFonts w:ascii="Arial" w:hAnsi="Arial" w:eastAsia="Arial"/>
                <w:b/>
              </w:rPr>
            </w:pPr>
            <w:r>
              <w:rPr>
                <w:rFonts w:eastAsia="Arial" w:ascii="Arial" w:hAnsi="Arial"/>
                <w:b/>
              </w:rPr>
              <w:t>Fase</w:t>
            </w:r>
          </w:p>
        </w:tc>
        <w:tc>
          <w:tcPr>
            <w:tcW w:w="1100" w:type="dxa"/>
            <w:tcBorders/>
            <w:shd w:color="auto" w:fill="auto" w:val="clear"/>
            <w:vAlign w:val="bottom"/>
          </w:tcPr>
          <w:p>
            <w:pPr>
              <w:pStyle w:val="Normal"/>
              <w:spacing w:lineRule="atLeast" w:line="0"/>
              <w:ind w:left="120"/>
              <w:rPr>
                <w:rFonts w:ascii="Arial" w:hAnsi="Arial" w:eastAsia="Arial"/>
                <w:b/>
              </w:rPr>
            </w:pPr>
            <w:r>
              <w:rPr>
                <w:rFonts w:eastAsia="Arial" w:ascii="Arial" w:hAnsi="Arial"/>
                <w:b/>
              </w:rPr>
              <w:t>Duur</w:t>
            </w:r>
          </w:p>
        </w:tc>
        <w:tc>
          <w:tcPr>
            <w:tcW w:w="3541" w:type="dxa"/>
            <w:tcBorders/>
            <w:shd w:color="auto" w:fill="auto" w:val="clear"/>
            <w:vAlign w:val="bottom"/>
          </w:tcPr>
          <w:p>
            <w:pPr>
              <w:pStyle w:val="Normal"/>
              <w:spacing w:lineRule="atLeast" w:line="0"/>
              <w:ind w:left="120"/>
              <w:rPr>
                <w:rFonts w:ascii="Arial" w:hAnsi="Arial" w:eastAsia="Arial"/>
                <w:b/>
              </w:rPr>
            </w:pPr>
            <w:r>
              <w:rPr>
                <w:rFonts w:eastAsia="Arial" w:ascii="Arial" w:hAnsi="Arial"/>
                <w:b/>
              </w:rPr>
              <w:t>Deliverable</w:t>
            </w:r>
          </w:p>
        </w:tc>
      </w:tr>
      <w:tr>
        <w:trPr>
          <w:trHeight w:val="62" w:hRule="atLeast"/>
        </w:trPr>
        <w:tc>
          <w:tcPr>
            <w:tcW w:w="1899" w:type="dxa"/>
            <w:tcBorders>
              <w:bottom w:val="single" w:sz="8" w:space="0" w:color="000000"/>
            </w:tcBorders>
            <w:shd w:color="auto" w:fill="auto" w:val="clear"/>
            <w:vAlign w:val="bottom"/>
          </w:tcPr>
          <w:p>
            <w:pPr>
              <w:pStyle w:val="Normal"/>
              <w:spacing w:lineRule="atLeast" w:line="0"/>
              <w:rPr>
                <w:rFonts w:ascii="Times New Roman" w:hAnsi="Times New Roman" w:eastAsia="Times New Roman"/>
                <w:sz w:val="5"/>
              </w:rPr>
            </w:pPr>
            <w:r>
              <w:rPr>
                <w:rFonts w:eastAsia="Times New Roman" w:ascii="Times New Roman" w:hAnsi="Times New Roman"/>
                <w:sz w:val="5"/>
              </w:rPr>
            </w:r>
          </w:p>
        </w:tc>
        <w:tc>
          <w:tcPr>
            <w:tcW w:w="1100" w:type="dxa"/>
            <w:tcBorders>
              <w:bottom w:val="single" w:sz="8" w:space="0" w:color="000000"/>
            </w:tcBorders>
            <w:shd w:color="auto" w:fill="auto" w:val="clear"/>
            <w:vAlign w:val="bottom"/>
          </w:tcPr>
          <w:p>
            <w:pPr>
              <w:pStyle w:val="Normal"/>
              <w:spacing w:lineRule="atLeast" w:line="0"/>
              <w:rPr>
                <w:rFonts w:ascii="Times New Roman" w:hAnsi="Times New Roman" w:eastAsia="Times New Roman"/>
                <w:sz w:val="5"/>
              </w:rPr>
            </w:pPr>
            <w:r>
              <w:rPr>
                <w:rFonts w:eastAsia="Times New Roman" w:ascii="Times New Roman" w:hAnsi="Times New Roman"/>
                <w:sz w:val="5"/>
              </w:rPr>
            </w:r>
          </w:p>
        </w:tc>
        <w:tc>
          <w:tcPr>
            <w:tcW w:w="3541" w:type="dxa"/>
            <w:tcBorders>
              <w:bottom w:val="single" w:sz="8" w:space="0" w:color="000000"/>
            </w:tcBorders>
            <w:shd w:color="auto" w:fill="auto" w:val="clear"/>
            <w:vAlign w:val="bottom"/>
          </w:tcPr>
          <w:p>
            <w:pPr>
              <w:pStyle w:val="Normal"/>
              <w:spacing w:lineRule="atLeast" w:line="0"/>
              <w:rPr>
                <w:rFonts w:ascii="Times New Roman" w:hAnsi="Times New Roman" w:eastAsia="Times New Roman"/>
                <w:sz w:val="5"/>
              </w:rPr>
            </w:pPr>
            <w:r>
              <w:rPr>
                <w:rFonts w:eastAsia="Times New Roman" w:ascii="Times New Roman" w:hAnsi="Times New Roman"/>
                <w:sz w:val="5"/>
              </w:rPr>
            </w:r>
          </w:p>
        </w:tc>
      </w:tr>
      <w:tr>
        <w:trPr>
          <w:trHeight w:val="258" w:hRule="atLeast"/>
        </w:trPr>
        <w:tc>
          <w:tcPr>
            <w:tcW w:w="1899" w:type="dxa"/>
            <w:tcBorders/>
            <w:shd w:color="auto" w:fill="auto" w:val="clear"/>
            <w:vAlign w:val="bottom"/>
          </w:tcPr>
          <w:p>
            <w:pPr>
              <w:pStyle w:val="Normal"/>
              <w:spacing w:lineRule="atLeast" w:line="0"/>
              <w:rPr>
                <w:rFonts w:ascii="Arial" w:hAnsi="Arial" w:eastAsia="Arial"/>
              </w:rPr>
            </w:pPr>
            <w:r>
              <w:rPr>
                <w:rFonts w:eastAsia="Arial" w:ascii="Arial" w:hAnsi="Arial"/>
              </w:rPr>
              <w:t>1. Literatuurstudie</w:t>
            </w:r>
          </w:p>
        </w:tc>
        <w:tc>
          <w:tcPr>
            <w:tcW w:w="1100" w:type="dxa"/>
            <w:tcBorders/>
            <w:shd w:color="auto" w:fill="auto" w:val="clear"/>
            <w:vAlign w:val="bottom"/>
          </w:tcPr>
          <w:p>
            <w:pPr>
              <w:pStyle w:val="Normal"/>
              <w:spacing w:lineRule="atLeast" w:line="0"/>
              <w:ind w:left="120"/>
              <w:rPr>
                <w:rFonts w:ascii="Arial" w:hAnsi="Arial" w:eastAsia="Arial"/>
              </w:rPr>
            </w:pPr>
            <w:r>
              <w:rPr>
                <w:rFonts w:eastAsia="Arial" w:ascii="Arial" w:hAnsi="Arial"/>
              </w:rPr>
              <w:t>4 weken</w:t>
            </w:r>
          </w:p>
        </w:tc>
        <w:tc>
          <w:tcPr>
            <w:tcW w:w="3541" w:type="dxa"/>
            <w:tcBorders/>
            <w:shd w:color="auto" w:fill="auto" w:val="clear"/>
            <w:vAlign w:val="bottom"/>
          </w:tcPr>
          <w:p>
            <w:pPr>
              <w:pStyle w:val="Normal"/>
              <w:spacing w:lineRule="atLeast" w:line="0"/>
              <w:ind w:left="120"/>
              <w:rPr>
                <w:rFonts w:ascii="Arial" w:hAnsi="Arial" w:eastAsia="Arial"/>
              </w:rPr>
            </w:pPr>
            <w:r>
              <w:rPr>
                <w:rFonts w:eastAsia="Arial" w:ascii="Arial" w:hAnsi="Arial"/>
              </w:rPr>
              <w:t>Dreigingsmodel &amp; State-of-the-art</w:t>
            </w:r>
          </w:p>
        </w:tc>
      </w:tr>
      <w:tr>
        <w:trPr>
          <w:trHeight w:val="239" w:hRule="atLeast"/>
        </w:trPr>
        <w:tc>
          <w:tcPr>
            <w:tcW w:w="1899" w:type="dxa"/>
            <w:tcBorders/>
            <w:shd w:color="auto" w:fill="auto" w:val="clear"/>
            <w:vAlign w:val="bottom"/>
          </w:tcPr>
          <w:p>
            <w:pPr>
              <w:pStyle w:val="Normal"/>
              <w:spacing w:lineRule="atLeast" w:line="0"/>
              <w:rPr>
                <w:rFonts w:ascii="Arial" w:hAnsi="Arial" w:eastAsia="Arial"/>
              </w:rPr>
            </w:pPr>
            <w:r>
              <w:rPr>
                <w:rFonts w:eastAsia="Arial" w:ascii="Arial" w:hAnsi="Arial"/>
              </w:rPr>
              <w:t>2. Requirements</w:t>
            </w:r>
          </w:p>
        </w:tc>
        <w:tc>
          <w:tcPr>
            <w:tcW w:w="1100" w:type="dxa"/>
            <w:tcBorders/>
            <w:shd w:color="auto" w:fill="auto" w:val="clear"/>
            <w:vAlign w:val="bottom"/>
          </w:tcPr>
          <w:p>
            <w:pPr>
              <w:pStyle w:val="Normal"/>
              <w:spacing w:lineRule="atLeast" w:line="0"/>
              <w:ind w:left="120"/>
              <w:rPr>
                <w:rFonts w:ascii="Arial" w:hAnsi="Arial" w:eastAsia="Arial"/>
              </w:rPr>
            </w:pPr>
            <w:r>
              <w:rPr>
                <w:rFonts w:eastAsia="Arial" w:ascii="Arial" w:hAnsi="Arial"/>
              </w:rPr>
              <w:t>2 weken</w:t>
            </w:r>
          </w:p>
        </w:tc>
        <w:tc>
          <w:tcPr>
            <w:tcW w:w="3541" w:type="dxa"/>
            <w:tcBorders/>
            <w:shd w:color="auto" w:fill="auto" w:val="clear"/>
            <w:vAlign w:val="bottom"/>
          </w:tcPr>
          <w:p>
            <w:pPr>
              <w:pStyle w:val="Normal"/>
              <w:spacing w:lineRule="atLeast" w:line="0"/>
              <w:ind w:left="120"/>
              <w:rPr>
                <w:rFonts w:ascii="Arial" w:hAnsi="Arial" w:eastAsia="Arial"/>
              </w:rPr>
            </w:pPr>
            <w:r>
              <w:rPr>
                <w:rFonts w:eastAsia="Arial" w:ascii="Arial" w:hAnsi="Arial"/>
              </w:rPr>
              <w:t>Requirementslijst (MoSCoW)</w:t>
            </w:r>
          </w:p>
        </w:tc>
      </w:tr>
      <w:tr>
        <w:trPr>
          <w:trHeight w:val="239" w:hRule="atLeast"/>
        </w:trPr>
        <w:tc>
          <w:tcPr>
            <w:tcW w:w="1899" w:type="dxa"/>
            <w:tcBorders/>
            <w:shd w:color="auto" w:fill="auto" w:val="clear"/>
            <w:vAlign w:val="bottom"/>
          </w:tcPr>
          <w:p>
            <w:pPr>
              <w:pStyle w:val="Normal"/>
              <w:spacing w:lineRule="atLeast" w:line="0"/>
              <w:rPr>
                <w:rFonts w:ascii="Arial" w:hAnsi="Arial" w:eastAsia="Arial"/>
              </w:rPr>
            </w:pPr>
            <w:r>
              <w:rPr>
                <w:rFonts w:eastAsia="Arial" w:ascii="Arial" w:hAnsi="Arial"/>
              </w:rPr>
              <w:t>3. Implementatie</w:t>
            </w:r>
          </w:p>
        </w:tc>
        <w:tc>
          <w:tcPr>
            <w:tcW w:w="1100" w:type="dxa"/>
            <w:tcBorders/>
            <w:shd w:color="auto" w:fill="auto" w:val="clear"/>
            <w:vAlign w:val="bottom"/>
          </w:tcPr>
          <w:p>
            <w:pPr>
              <w:pStyle w:val="Normal"/>
              <w:spacing w:lineRule="atLeast" w:line="0"/>
              <w:ind w:left="120"/>
              <w:rPr>
                <w:rFonts w:ascii="Arial" w:hAnsi="Arial" w:eastAsia="Arial"/>
              </w:rPr>
            </w:pPr>
            <w:r>
              <w:rPr>
                <w:rFonts w:eastAsia="Arial" w:ascii="Arial" w:hAnsi="Arial"/>
              </w:rPr>
              <w:t>6 weken</w:t>
            </w:r>
          </w:p>
        </w:tc>
        <w:tc>
          <w:tcPr>
            <w:tcW w:w="3541" w:type="dxa"/>
            <w:tcBorders/>
            <w:shd w:color="auto" w:fill="auto" w:val="clear"/>
            <w:vAlign w:val="bottom"/>
          </w:tcPr>
          <w:p>
            <w:pPr>
              <w:pStyle w:val="Normal"/>
              <w:spacing w:lineRule="atLeast" w:line="0"/>
              <w:ind w:left="120"/>
              <w:rPr>
                <w:rFonts w:ascii="Arial" w:hAnsi="Arial" w:eastAsia="Arial"/>
              </w:rPr>
            </w:pPr>
            <w:r>
              <w:rPr>
                <w:rFonts w:eastAsia="Arial" w:ascii="Arial" w:hAnsi="Arial"/>
              </w:rPr>
              <w:t>Python Framework (GitHub repo)</w:t>
            </w:r>
          </w:p>
        </w:tc>
      </w:tr>
      <w:tr>
        <w:trPr>
          <w:trHeight w:val="239" w:hRule="atLeast"/>
        </w:trPr>
        <w:tc>
          <w:tcPr>
            <w:tcW w:w="1899" w:type="dxa"/>
            <w:tcBorders/>
            <w:shd w:color="auto" w:fill="auto" w:val="clear"/>
            <w:vAlign w:val="bottom"/>
          </w:tcPr>
          <w:p>
            <w:pPr>
              <w:pStyle w:val="Normal"/>
              <w:spacing w:lineRule="atLeast" w:line="0"/>
              <w:rPr>
                <w:rFonts w:ascii="Arial" w:hAnsi="Arial" w:eastAsia="Arial"/>
              </w:rPr>
            </w:pPr>
            <w:r>
              <w:rPr>
                <w:rFonts w:eastAsia="Arial" w:ascii="Arial" w:hAnsi="Arial"/>
              </w:rPr>
              <w:t>4. Validatie</w:t>
            </w:r>
          </w:p>
        </w:tc>
        <w:tc>
          <w:tcPr>
            <w:tcW w:w="1100" w:type="dxa"/>
            <w:tcBorders/>
            <w:shd w:color="auto" w:fill="auto" w:val="clear"/>
            <w:vAlign w:val="bottom"/>
          </w:tcPr>
          <w:p>
            <w:pPr>
              <w:pStyle w:val="Normal"/>
              <w:spacing w:lineRule="atLeast" w:line="0"/>
              <w:ind w:left="120"/>
              <w:rPr>
                <w:rFonts w:ascii="Arial" w:hAnsi="Arial" w:eastAsia="Arial"/>
              </w:rPr>
            </w:pPr>
            <w:r>
              <w:rPr>
                <w:rFonts w:eastAsia="Arial" w:ascii="Arial" w:hAnsi="Arial"/>
              </w:rPr>
              <w:t>3 weken</w:t>
            </w:r>
          </w:p>
        </w:tc>
        <w:tc>
          <w:tcPr>
            <w:tcW w:w="3541" w:type="dxa"/>
            <w:tcBorders/>
            <w:shd w:color="auto" w:fill="auto" w:val="clear"/>
            <w:vAlign w:val="bottom"/>
          </w:tcPr>
          <w:p>
            <w:pPr>
              <w:pStyle w:val="Normal"/>
              <w:spacing w:lineRule="atLeast" w:line="0"/>
              <w:ind w:left="120"/>
              <w:rPr>
                <w:rFonts w:ascii="Arial" w:hAnsi="Arial" w:eastAsia="Arial"/>
              </w:rPr>
            </w:pPr>
            <w:r>
              <w:rPr>
                <w:rFonts w:eastAsia="Arial" w:ascii="Arial" w:hAnsi="Arial"/>
              </w:rPr>
              <w:t>Validatierapport &amp; Testresultaten</w:t>
            </w:r>
          </w:p>
        </w:tc>
      </w:tr>
      <w:tr>
        <w:trPr>
          <w:trHeight w:val="259" w:hRule="atLeast"/>
        </w:trPr>
        <w:tc>
          <w:tcPr>
            <w:tcW w:w="1899" w:type="dxa"/>
            <w:tcBorders/>
            <w:shd w:color="auto" w:fill="auto" w:val="clear"/>
            <w:vAlign w:val="bottom"/>
          </w:tcPr>
          <w:p>
            <w:pPr>
              <w:pStyle w:val="Normal"/>
              <w:spacing w:lineRule="atLeast" w:line="0"/>
              <w:rPr>
                <w:rFonts w:ascii="Arial" w:hAnsi="Arial" w:eastAsia="Arial"/>
              </w:rPr>
            </w:pPr>
            <w:r>
              <w:rPr>
                <w:rFonts w:eastAsia="Arial" w:ascii="Arial" w:hAnsi="Arial"/>
              </w:rPr>
              <w:t>5. Conclusie</w:t>
            </w:r>
          </w:p>
        </w:tc>
        <w:tc>
          <w:tcPr>
            <w:tcW w:w="1100" w:type="dxa"/>
            <w:tcBorders/>
            <w:shd w:color="auto" w:fill="auto" w:val="clear"/>
            <w:vAlign w:val="bottom"/>
          </w:tcPr>
          <w:p>
            <w:pPr>
              <w:pStyle w:val="Normal"/>
              <w:spacing w:lineRule="atLeast" w:line="0"/>
              <w:ind w:left="120"/>
              <w:rPr>
                <w:rFonts w:ascii="Arial" w:hAnsi="Arial" w:eastAsia="Arial"/>
              </w:rPr>
            </w:pPr>
            <w:r>
              <w:rPr>
                <w:rFonts w:eastAsia="Arial" w:ascii="Arial" w:hAnsi="Arial"/>
              </w:rPr>
              <w:t>2 weken</w:t>
            </w:r>
          </w:p>
        </w:tc>
        <w:tc>
          <w:tcPr>
            <w:tcW w:w="3541" w:type="dxa"/>
            <w:tcBorders/>
            <w:shd w:color="auto" w:fill="auto" w:val="clear"/>
            <w:vAlign w:val="bottom"/>
          </w:tcPr>
          <w:p>
            <w:pPr>
              <w:pStyle w:val="Normal"/>
              <w:spacing w:lineRule="atLeast" w:line="0"/>
              <w:ind w:left="120"/>
              <w:rPr>
                <w:rFonts w:ascii="Arial" w:hAnsi="Arial" w:eastAsia="Arial"/>
              </w:rPr>
            </w:pPr>
            <w:r>
              <w:rPr>
                <w:rFonts w:eastAsia="Arial" w:ascii="Arial" w:hAnsi="Arial"/>
              </w:rPr>
              <w:t>Finaliseren Bachelorproef tekst</w:t>
            </w:r>
          </w:p>
        </w:tc>
      </w:tr>
      <w:tr>
        <w:trPr>
          <w:trHeight w:val="62" w:hRule="atLeast"/>
        </w:trPr>
        <w:tc>
          <w:tcPr>
            <w:tcW w:w="1899" w:type="dxa"/>
            <w:tcBorders>
              <w:bottom w:val="single" w:sz="8" w:space="0" w:color="000000"/>
            </w:tcBorders>
            <w:shd w:color="auto" w:fill="auto" w:val="clear"/>
            <w:vAlign w:val="bottom"/>
          </w:tcPr>
          <w:p>
            <w:pPr>
              <w:pStyle w:val="Normal"/>
              <w:spacing w:lineRule="atLeast" w:line="0"/>
              <w:rPr>
                <w:rFonts w:ascii="Times New Roman" w:hAnsi="Times New Roman" w:eastAsia="Times New Roman"/>
                <w:sz w:val="5"/>
              </w:rPr>
            </w:pPr>
            <w:r>
              <w:rPr>
                <w:rFonts w:eastAsia="Times New Roman" w:ascii="Times New Roman" w:hAnsi="Times New Roman"/>
                <w:sz w:val="5"/>
              </w:rPr>
            </w:r>
          </w:p>
        </w:tc>
        <w:tc>
          <w:tcPr>
            <w:tcW w:w="1100" w:type="dxa"/>
            <w:tcBorders>
              <w:bottom w:val="single" w:sz="8" w:space="0" w:color="000000"/>
            </w:tcBorders>
            <w:shd w:color="auto" w:fill="auto" w:val="clear"/>
            <w:vAlign w:val="bottom"/>
          </w:tcPr>
          <w:p>
            <w:pPr>
              <w:pStyle w:val="Normal"/>
              <w:spacing w:lineRule="atLeast" w:line="0"/>
              <w:rPr>
                <w:rFonts w:ascii="Times New Roman" w:hAnsi="Times New Roman" w:eastAsia="Times New Roman"/>
                <w:sz w:val="5"/>
              </w:rPr>
            </w:pPr>
            <w:r>
              <w:rPr>
                <w:rFonts w:eastAsia="Times New Roman" w:ascii="Times New Roman" w:hAnsi="Times New Roman"/>
                <w:sz w:val="5"/>
              </w:rPr>
            </w:r>
          </w:p>
        </w:tc>
        <w:tc>
          <w:tcPr>
            <w:tcW w:w="3541" w:type="dxa"/>
            <w:tcBorders>
              <w:bottom w:val="single" w:sz="8" w:space="0" w:color="000000"/>
            </w:tcBorders>
            <w:shd w:color="auto" w:fill="auto" w:val="clear"/>
            <w:vAlign w:val="bottom"/>
          </w:tcPr>
          <w:p>
            <w:pPr>
              <w:pStyle w:val="Normal"/>
              <w:spacing w:lineRule="atLeast" w:line="0"/>
              <w:rPr>
                <w:rFonts w:ascii="Times New Roman" w:hAnsi="Times New Roman" w:eastAsia="Times New Roman"/>
                <w:sz w:val="5"/>
              </w:rPr>
            </w:pPr>
            <w:r>
              <w:rPr>
                <w:rFonts w:eastAsia="Times New Roman" w:ascii="Times New Roman" w:hAnsi="Times New Roman"/>
                <w:sz w:val="5"/>
              </w:rPr>
            </w:r>
          </w:p>
        </w:tc>
      </w:tr>
    </w:tbl>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348"/>
        <w:rPr>
          <w:rFonts w:ascii="Times New Roman" w:hAnsi="Times New Roman" w:eastAsia="Times New Roman"/>
        </w:rPr>
      </w:pPr>
      <w:r>
        <w:rPr>
          <w:rFonts w:eastAsia="Times New Roman" w:ascii="Times New Roman" w:hAnsi="Times New Roman"/>
        </w:rPr>
      </w:r>
    </w:p>
    <w:p>
      <w:pPr>
        <w:pStyle w:val="Normal"/>
        <w:spacing w:lineRule="atLeast" w:line="0"/>
        <w:ind w:left="820"/>
        <w:rPr>
          <w:rFonts w:ascii="Arial" w:hAnsi="Arial" w:eastAsia="Arial"/>
        </w:rPr>
      </w:pPr>
      <w:r>
        <w:rPr>
          <w:rFonts w:eastAsia="Arial" w:ascii="Arial" w:hAnsi="Arial"/>
        </w:rPr>
        <w:t>Detectieratio (%)</w:t>
      </w:r>
    </w:p>
    <w:p>
      <w:pPr>
        <w:pStyle w:val="Normal"/>
        <w:spacing w:lineRule="exact" w:line="20"/>
        <w:rPr>
          <w:rFonts w:ascii="Times New Roman" w:hAnsi="Times New Roman" w:eastAsia="Times New Roman"/>
        </w:rPr>
      </w:pPr>
      <w:r>
        <w:rPr>
          <w:rFonts w:eastAsia="Times New Roman" w:ascii="Times New Roman" w:hAnsi="Times New Roman"/>
        </w:rPr>
        <w:drawing>
          <wp:anchor behindDoc="1" distT="0" distB="0" distL="0" distR="0" simplePos="0" locked="0" layoutInCell="1" allowOverlap="1" relativeHeight="17">
            <wp:simplePos x="0" y="0"/>
            <wp:positionH relativeFrom="column">
              <wp:posOffset>1578610</wp:posOffset>
            </wp:positionH>
            <wp:positionV relativeFrom="paragraph">
              <wp:posOffset>53340</wp:posOffset>
            </wp:positionV>
            <wp:extent cx="2918460" cy="1838325"/>
            <wp:effectExtent l="0" t="0" r="0" b="0"/>
            <wp:wrapNone/>
            <wp:docPr id="16" name="Afbeelding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fbeelding 15" descr=""/>
                    <pic:cNvPicPr>
                      <a:picLocks noChangeAspect="1" noChangeArrowheads="1"/>
                    </pic:cNvPicPr>
                  </pic:nvPicPr>
                  <pic:blipFill>
                    <a:blip r:embed="rId26"/>
                    <a:stretch>
                      <a:fillRect/>
                    </a:stretch>
                  </pic:blipFill>
                  <pic:spPr bwMode="auto">
                    <a:xfrm>
                      <a:off x="0" y="0"/>
                      <a:ext cx="2918460" cy="1838325"/>
                    </a:xfrm>
                    <a:prstGeom prst="rect">
                      <a:avLst/>
                    </a:prstGeom>
                  </pic:spPr>
                </pic:pic>
              </a:graphicData>
            </a:graphic>
          </wp:anchor>
        </w:drawing>
      </w:r>
    </w:p>
    <w:p>
      <w:pPr>
        <w:sectPr>
          <w:type w:val="continuous"/>
          <w:pgSz w:w="11906" w:h="16838"/>
          <w:pgMar w:left="960" w:right="686" w:gutter="0" w:header="0" w:top="413" w:footer="0" w:bottom="0"/>
          <w:formProt w:val="false"/>
          <w:textDirection w:val="lrTb"/>
          <w:docGrid w:type="default" w:linePitch="360" w:charSpace="8192"/>
        </w:sectPr>
      </w:pP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320"/>
        <w:rPr>
          <w:rFonts w:ascii="Times New Roman" w:hAnsi="Times New Roman" w:eastAsia="Times New Roman"/>
        </w:rPr>
      </w:pPr>
      <w:r>
        <w:rPr>
          <w:rFonts w:eastAsia="Times New Roman" w:ascii="Times New Roman" w:hAnsi="Times New Roman"/>
        </w:rPr>
      </w:r>
    </w:p>
    <w:p>
      <w:pPr>
        <w:pStyle w:val="Normal"/>
        <w:spacing w:lineRule="atLeast" w:line="0"/>
        <w:ind w:left="2040"/>
        <w:rPr>
          <w:rFonts w:ascii="Arial" w:hAnsi="Arial" w:eastAsia="Arial"/>
        </w:rPr>
      </w:pPr>
      <w:r>
        <w:rPr>
          <w:rFonts w:eastAsia="Arial" w:ascii="Arial" w:hAnsi="Arial"/>
        </w:rPr>
        <w:t>80%</w:t>
      </w:r>
    </w:p>
    <w:p>
      <w:pPr>
        <w:pStyle w:val="Normal"/>
        <w:spacing w:lineRule="exact" w:line="337"/>
        <w:rPr>
          <w:rFonts w:ascii="Times New Roman" w:hAnsi="Times New Roman" w:eastAsia="Times New Roman"/>
        </w:rPr>
      </w:pPr>
      <w:r>
        <w:rPr>
          <w:rFonts w:eastAsia="Times New Roman" w:ascii="Times New Roman" w:hAnsi="Times New Roman"/>
        </w:rPr>
      </w:r>
    </w:p>
    <w:p>
      <w:pPr>
        <w:pStyle w:val="Normal"/>
        <w:spacing w:lineRule="atLeast" w:line="0"/>
        <w:ind w:left="2060"/>
        <w:rPr>
          <w:rFonts w:ascii="Arial" w:hAnsi="Arial" w:eastAsia="Arial"/>
          <w:sz w:val="19"/>
        </w:rPr>
      </w:pPr>
      <w:r>
        <w:rPr>
          <w:rFonts w:eastAsia="Arial" w:ascii="Arial" w:hAnsi="Arial"/>
          <w:sz w:val="19"/>
        </w:rPr>
        <w:t>60%</w:t>
      </w:r>
    </w:p>
    <w:p>
      <w:pPr>
        <w:pStyle w:val="Normal"/>
        <w:spacing w:lineRule="exact" w:line="348"/>
        <w:rPr>
          <w:rFonts w:ascii="Times New Roman" w:hAnsi="Times New Roman" w:eastAsia="Times New Roman"/>
        </w:rPr>
      </w:pPr>
      <w:r>
        <w:rPr>
          <w:rFonts w:eastAsia="Times New Roman" w:ascii="Times New Roman" w:hAnsi="Times New Roman"/>
        </w:rPr>
      </w:r>
    </w:p>
    <w:p>
      <w:pPr>
        <w:pStyle w:val="Normal"/>
        <w:spacing w:lineRule="atLeast" w:line="0"/>
        <w:ind w:left="2040"/>
        <w:rPr>
          <w:rFonts w:ascii="Arial" w:hAnsi="Arial" w:eastAsia="Arial"/>
        </w:rPr>
      </w:pPr>
      <w:r>
        <w:rPr>
          <w:rFonts w:eastAsia="Arial" w:ascii="Arial" w:hAnsi="Arial"/>
        </w:rPr>
        <w:t>40%</w:t>
      </w:r>
    </w:p>
    <w:p>
      <w:pPr>
        <w:pStyle w:val="Normal"/>
        <w:spacing w:lineRule="exact" w:line="337"/>
        <w:rPr>
          <w:rFonts w:ascii="Times New Roman" w:hAnsi="Times New Roman" w:eastAsia="Times New Roman"/>
        </w:rPr>
      </w:pPr>
      <w:r>
        <w:rPr>
          <w:rFonts w:eastAsia="Times New Roman" w:ascii="Times New Roman" w:hAnsi="Times New Roman"/>
        </w:rPr>
      </w:r>
    </w:p>
    <w:p>
      <w:pPr>
        <w:pStyle w:val="Normal"/>
        <w:spacing w:lineRule="atLeast" w:line="0"/>
        <w:ind w:left="2060"/>
        <w:rPr>
          <w:rFonts w:ascii="Arial" w:hAnsi="Arial" w:eastAsia="Arial"/>
          <w:sz w:val="19"/>
        </w:rPr>
      </w:pPr>
      <w:r>
        <w:rPr>
          <w:rFonts w:eastAsia="Arial" w:ascii="Arial" w:hAnsi="Arial"/>
          <w:sz w:val="19"/>
        </w:rPr>
        <w:t>20%</w:t>
      </w:r>
    </w:p>
    <w:p>
      <w:pPr>
        <w:pStyle w:val="Normal"/>
        <w:spacing w:lineRule="exact" w:line="84"/>
        <w:rPr>
          <w:rFonts w:ascii="Times New Roman" w:hAnsi="Times New Roman" w:eastAsia="Times New Roman"/>
        </w:rPr>
      </w:pPr>
      <w:r>
        <w:br w:type="column"/>
      </w:r>
      <w:r>
        <w:rPr>
          <w:rFonts w:eastAsia="Times New Roman" w:ascii="Times New Roman" w:hAnsi="Times New Roman"/>
        </w:rPr>
      </w:r>
    </w:p>
    <w:p>
      <w:pPr>
        <w:pStyle w:val="Normal"/>
        <w:spacing w:lineRule="atLeast" w:line="0"/>
        <w:ind w:left="2480"/>
        <w:rPr>
          <w:rFonts w:ascii="Arial" w:hAnsi="Arial" w:eastAsia="Arial"/>
          <w:sz w:val="18"/>
        </w:rPr>
      </w:pPr>
      <w:r>
        <w:rPr>
          <w:rFonts w:eastAsia="Arial" w:ascii="Arial" w:hAnsi="Arial"/>
          <w:sz w:val="18"/>
        </w:rPr>
        <w:t>Framework</w:t>
      </w:r>
    </w:p>
    <w:p>
      <w:pPr>
        <w:pStyle w:val="Normal"/>
        <w:spacing w:lineRule="exact" w:line="59"/>
        <w:rPr>
          <w:rFonts w:ascii="Times New Roman" w:hAnsi="Times New Roman" w:eastAsia="Times New Roman"/>
        </w:rPr>
      </w:pPr>
      <w:r>
        <w:rPr>
          <w:rFonts w:eastAsia="Times New Roman" w:ascii="Times New Roman" w:hAnsi="Times New Roman"/>
        </w:rPr>
      </w:r>
    </w:p>
    <w:p>
      <w:pPr>
        <w:pStyle w:val="Normal"/>
        <w:spacing w:lineRule="atLeast" w:line="0"/>
        <w:ind w:left="2480"/>
        <w:rPr>
          <w:rFonts w:ascii="Arial" w:hAnsi="Arial" w:eastAsia="Arial"/>
          <w:sz w:val="18"/>
        </w:rPr>
      </w:pPr>
      <w:r>
        <w:rPr>
          <w:rFonts w:eastAsia="Arial" w:ascii="Arial" w:hAnsi="Arial"/>
          <w:sz w:val="18"/>
        </w:rPr>
        <w:t>Handmatige Review</w:t>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378"/>
        <w:rPr>
          <w:rFonts w:ascii="Times New Roman" w:hAnsi="Times New Roman" w:eastAsia="Times New Roman"/>
        </w:rPr>
      </w:pPr>
      <w:r>
        <w:rPr>
          <w:rFonts w:eastAsia="Times New Roman" w:ascii="Times New Roman" w:hAnsi="Times New Roman"/>
        </w:rPr>
      </w:r>
    </w:p>
    <w:tbl>
      <w:tblPr>
        <w:tblW w:w="6060" w:type="dxa"/>
        <w:jc w:val="left"/>
        <w:tblInd w:w="0" w:type="dxa"/>
        <w:tblLayout w:type="fixed"/>
        <w:tblCellMar>
          <w:top w:w="0" w:type="dxa"/>
          <w:left w:w="0" w:type="dxa"/>
          <w:bottom w:w="0" w:type="dxa"/>
          <w:right w:w="0" w:type="dxa"/>
        </w:tblCellMar>
        <w:tblLook w:val="0000"/>
      </w:tblPr>
      <w:tblGrid>
        <w:gridCol w:w="1079"/>
        <w:gridCol w:w="1440"/>
        <w:gridCol w:w="1321"/>
        <w:gridCol w:w="2219"/>
      </w:tblGrid>
      <w:tr>
        <w:trPr>
          <w:trHeight w:val="239" w:hRule="atLeast"/>
        </w:trPr>
        <w:tc>
          <w:tcPr>
            <w:tcW w:w="1079" w:type="dxa"/>
            <w:tcBorders/>
            <w:shd w:color="auto" w:fill="auto" w:val="clear"/>
            <w:vAlign w:val="bottom"/>
          </w:tcPr>
          <w:p>
            <w:pPr>
              <w:pStyle w:val="Normal"/>
              <w:spacing w:lineRule="atLeast" w:line="0"/>
              <w:ind w:right="210"/>
              <w:jc w:val="center"/>
              <w:rPr>
                <w:rFonts w:ascii="Arial" w:hAnsi="Arial" w:eastAsia="Arial"/>
                <w:sz w:val="18"/>
              </w:rPr>
            </w:pPr>
            <w:r>
              <w:rPr>
                <w:rFonts w:eastAsia="Arial" w:ascii="Arial" w:hAnsi="Arial"/>
                <w:sz w:val="18"/>
              </w:rPr>
              <w:t>Prompt</w:t>
            </w:r>
          </w:p>
        </w:tc>
        <w:tc>
          <w:tcPr>
            <w:tcW w:w="1440" w:type="dxa"/>
            <w:tcBorders/>
            <w:shd w:color="auto" w:fill="auto" w:val="clear"/>
            <w:vAlign w:val="bottom"/>
          </w:tcPr>
          <w:p>
            <w:pPr>
              <w:pStyle w:val="Normal"/>
              <w:spacing w:lineRule="atLeast" w:line="0"/>
              <w:jc w:val="center"/>
              <w:rPr>
                <w:rFonts w:ascii="Arial" w:hAnsi="Arial" w:eastAsia="Arial"/>
                <w:sz w:val="18"/>
              </w:rPr>
            </w:pPr>
            <w:r>
              <w:rPr>
                <w:rFonts w:eastAsia="Arial" w:ascii="Arial" w:hAnsi="Arial"/>
                <w:sz w:val="18"/>
              </w:rPr>
              <w:t>Tool</w:t>
            </w:r>
          </w:p>
        </w:tc>
        <w:tc>
          <w:tcPr>
            <w:tcW w:w="1321" w:type="dxa"/>
            <w:tcBorders/>
            <w:shd w:color="auto" w:fill="auto" w:val="clear"/>
            <w:vAlign w:val="bottom"/>
          </w:tcPr>
          <w:p>
            <w:pPr>
              <w:pStyle w:val="Normal"/>
              <w:spacing w:lineRule="atLeast" w:line="0"/>
              <w:ind w:left="10"/>
              <w:jc w:val="center"/>
              <w:rPr>
                <w:rFonts w:ascii="Arial" w:hAnsi="Arial" w:eastAsia="Arial"/>
                <w:sz w:val="18"/>
              </w:rPr>
            </w:pPr>
            <w:r>
              <w:rPr>
                <w:rFonts w:eastAsia="Arial" w:ascii="Arial" w:hAnsi="Arial"/>
                <w:sz w:val="18"/>
              </w:rPr>
              <w:t>Privilege</w:t>
            </w:r>
          </w:p>
        </w:tc>
        <w:tc>
          <w:tcPr>
            <w:tcW w:w="2219" w:type="dxa"/>
            <w:tcBorders/>
            <w:shd w:color="auto" w:fill="auto" w:val="clear"/>
            <w:vAlign w:val="bottom"/>
          </w:tcPr>
          <w:p>
            <w:pPr>
              <w:pStyle w:val="Normal"/>
              <w:spacing w:lineRule="atLeast" w:line="0"/>
              <w:ind w:left="160"/>
              <w:rPr>
                <w:rFonts w:ascii="Arial" w:hAnsi="Arial" w:eastAsia="Arial"/>
              </w:rPr>
            </w:pPr>
            <w:r>
              <w:rPr>
                <w:rFonts w:eastAsia="Arial" w:ascii="Arial" w:hAnsi="Arial"/>
              </w:rPr>
              <w:t>Type Kwetsbaarheid</w:t>
            </w:r>
          </w:p>
        </w:tc>
      </w:tr>
      <w:tr>
        <w:trPr>
          <w:trHeight w:val="239" w:hRule="atLeast"/>
        </w:trPr>
        <w:tc>
          <w:tcPr>
            <w:tcW w:w="1079" w:type="dxa"/>
            <w:tcBorders/>
            <w:shd w:color="auto" w:fill="auto" w:val="clear"/>
            <w:vAlign w:val="bottom"/>
          </w:tcPr>
          <w:p>
            <w:pPr>
              <w:pStyle w:val="Normal"/>
              <w:spacing w:lineRule="atLeast" w:line="0"/>
              <w:ind w:right="210"/>
              <w:jc w:val="center"/>
              <w:rPr>
                <w:rFonts w:ascii="Arial" w:hAnsi="Arial" w:eastAsia="Arial"/>
                <w:sz w:val="18"/>
              </w:rPr>
            </w:pPr>
            <w:r>
              <w:rPr>
                <w:rFonts w:eastAsia="Arial" w:ascii="Arial" w:hAnsi="Arial"/>
                <w:sz w:val="18"/>
              </w:rPr>
              <w:t>Injection</w:t>
            </w:r>
          </w:p>
        </w:tc>
        <w:tc>
          <w:tcPr>
            <w:tcW w:w="1440" w:type="dxa"/>
            <w:tcBorders/>
            <w:shd w:color="auto" w:fill="auto" w:val="clear"/>
            <w:vAlign w:val="bottom"/>
          </w:tcPr>
          <w:p>
            <w:pPr>
              <w:pStyle w:val="Normal"/>
              <w:spacing w:lineRule="atLeast" w:line="0"/>
              <w:jc w:val="center"/>
              <w:rPr>
                <w:rFonts w:ascii="Arial" w:hAnsi="Arial" w:eastAsia="Arial"/>
                <w:sz w:val="18"/>
              </w:rPr>
            </w:pPr>
            <w:r>
              <w:rPr>
                <w:rFonts w:eastAsia="Arial" w:ascii="Arial" w:hAnsi="Arial"/>
                <w:sz w:val="18"/>
              </w:rPr>
              <w:t>Poisoning</w:t>
            </w:r>
          </w:p>
        </w:tc>
        <w:tc>
          <w:tcPr>
            <w:tcW w:w="1321" w:type="dxa"/>
            <w:tcBorders/>
            <w:shd w:color="auto" w:fill="auto" w:val="clear"/>
            <w:vAlign w:val="bottom"/>
          </w:tcPr>
          <w:p>
            <w:pPr>
              <w:pStyle w:val="Normal"/>
              <w:spacing w:lineRule="atLeast" w:line="0"/>
              <w:jc w:val="center"/>
              <w:rPr>
                <w:rFonts w:ascii="Arial" w:hAnsi="Arial" w:eastAsia="Arial"/>
                <w:sz w:val="18"/>
              </w:rPr>
            </w:pPr>
            <w:r>
              <w:rPr>
                <w:rFonts w:eastAsia="Arial" w:ascii="Arial" w:hAnsi="Arial"/>
                <w:sz w:val="18"/>
              </w:rPr>
              <w:t>Escalation</w:t>
            </w:r>
          </w:p>
        </w:tc>
        <w:tc>
          <w:tcPr>
            <w:tcW w:w="2219" w:type="dxa"/>
            <w:tcBorders/>
            <w:shd w:color="auto" w:fill="auto" w:val="clear"/>
            <w:vAlign w:val="bottom"/>
          </w:tcPr>
          <w:p>
            <w:pPr>
              <w:pStyle w:val="Normal"/>
              <w:spacing w:lineRule="atLeast" w:line="0"/>
              <w:rPr>
                <w:rFonts w:ascii="Times New Roman" w:hAnsi="Times New Roman" w:eastAsia="Times New Roman"/>
              </w:rPr>
            </w:pPr>
            <w:r>
              <w:rPr>
                <w:rFonts w:eastAsia="Times New Roman" w:ascii="Times New Roman" w:hAnsi="Times New Roman"/>
              </w:rPr>
            </w:r>
          </w:p>
        </w:tc>
      </w:tr>
    </w:tbl>
    <w:p>
      <w:pPr>
        <w:sectPr>
          <w:type w:val="continuous"/>
          <w:pgSz w:w="11906" w:h="16838"/>
          <w:pgMar w:left="960" w:right="686" w:gutter="0" w:header="0" w:top="413" w:footer="0" w:bottom="0"/>
          <w:cols w:num="2" w:equalWidth="false" w:sep="false">
            <w:col w:w="2536" w:space="680"/>
            <w:col w:w="7043"/>
          </w:cols>
          <w:formProt w:val="false"/>
          <w:textDirection w:val="lrTb"/>
          <w:docGrid w:type="default" w:linePitch="360" w:charSpace="8192"/>
        </w:sectPr>
      </w:pPr>
    </w:p>
    <w:p>
      <w:pPr>
        <w:pStyle w:val="Normal"/>
        <w:spacing w:lineRule="exact" w:line="288"/>
        <w:rPr>
          <w:rFonts w:ascii="Times New Roman" w:hAnsi="Times New Roman" w:eastAsia="Times New Roman"/>
        </w:rPr>
      </w:pPr>
      <w:r>
        <w:rPr>
          <w:rFonts w:eastAsia="Times New Roman" w:ascii="Times New Roman" w:hAnsi="Times New Roman"/>
        </w:rPr>
      </w:r>
    </w:p>
    <w:p>
      <w:pPr>
        <w:pStyle w:val="Normal"/>
        <w:spacing w:lineRule="auto" w:line="271"/>
        <w:jc w:val="both"/>
        <w:rPr>
          <w:rFonts w:ascii="Arial" w:hAnsi="Arial" w:eastAsia="Arial"/>
        </w:rPr>
      </w:pPr>
      <w:r>
        <w:rPr>
          <w:rFonts w:eastAsia="Arial" w:ascii="Arial" w:hAnsi="Arial"/>
        </w:rPr>
        <w:t>Figuur 2: Mock-up: Verwachte detectieratio van het framework t.o.v. handmatige review. We ver-wachten dat het framework vooral beter scoort op complexe, technische patronen zoals Tool Poiso-ning.</w:t>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351"/>
        <w:rPr>
          <w:rFonts w:ascii="Times New Roman" w:hAnsi="Times New Roman" w:eastAsia="Times New Roman"/>
        </w:rPr>
      </w:pPr>
      <w:r>
        <w:rPr>
          <w:rFonts w:eastAsia="Times New Roman" w:ascii="Times New Roman" w:hAnsi="Times New Roman"/>
        </w:rPr>
      </w:r>
    </w:p>
    <w:p>
      <w:pPr>
        <w:pStyle w:val="Normal"/>
        <w:tabs>
          <w:tab w:val="clear" w:pos="720"/>
          <w:tab w:val="left" w:pos="2500" w:leader="none"/>
        </w:tabs>
        <w:spacing w:lineRule="atLeast" w:line="0"/>
        <w:ind w:left="1020"/>
        <w:rPr>
          <w:rFonts w:ascii="Arial" w:hAnsi="Arial" w:eastAsia="Arial"/>
          <w:color w:val="808080"/>
        </w:rPr>
      </w:pPr>
      <w:r>
        <w:rPr>
          <w:rFonts w:eastAsia="Arial" w:ascii="Arial" w:hAnsi="Arial"/>
        </w:rPr>
        <w:t>Tijd (uren)</w:t>
      </w:r>
      <w:r>
        <w:rPr>
          <w:rFonts w:eastAsia="Times New Roman" w:ascii="Times New Roman" w:hAnsi="Times New Roman"/>
        </w:rPr>
        <w:tab/>
      </w:r>
      <w:r>
        <w:rPr>
          <w:rFonts w:eastAsia="Arial" w:ascii="Arial" w:hAnsi="Arial"/>
          <w:color w:val="808080"/>
        </w:rPr>
        <w:t>Omslagpunt complexiteit</w:t>
      </w:r>
    </w:p>
    <w:p>
      <w:pPr>
        <w:pStyle w:val="Normal"/>
        <w:spacing w:lineRule="exact" w:line="20"/>
        <w:rPr>
          <w:rFonts w:ascii="Times New Roman" w:hAnsi="Times New Roman" w:eastAsia="Times New Roman"/>
        </w:rPr>
      </w:pPr>
      <w:r>
        <w:rPr>
          <w:rFonts w:eastAsia="Times New Roman" w:ascii="Times New Roman" w:hAnsi="Times New Roman"/>
        </w:rPr>
        <w:drawing>
          <wp:anchor behindDoc="1" distT="0" distB="0" distL="0" distR="0" simplePos="0" locked="0" layoutInCell="1" allowOverlap="1" relativeHeight="18">
            <wp:simplePos x="0" y="0"/>
            <wp:positionH relativeFrom="column">
              <wp:posOffset>1296670</wp:posOffset>
            </wp:positionH>
            <wp:positionV relativeFrom="paragraph">
              <wp:posOffset>53975</wp:posOffset>
            </wp:positionV>
            <wp:extent cx="2558415" cy="1838325"/>
            <wp:effectExtent l="0" t="0" r="0" b="0"/>
            <wp:wrapNone/>
            <wp:docPr id="17" name="Afbeelding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fbeelding 16" descr=""/>
                    <pic:cNvPicPr>
                      <a:picLocks noChangeAspect="1" noChangeArrowheads="1"/>
                    </pic:cNvPicPr>
                  </pic:nvPicPr>
                  <pic:blipFill>
                    <a:blip r:embed="rId27"/>
                    <a:stretch>
                      <a:fillRect/>
                    </a:stretch>
                  </pic:blipFill>
                  <pic:spPr bwMode="auto">
                    <a:xfrm>
                      <a:off x="0" y="0"/>
                      <a:ext cx="2558415" cy="1838325"/>
                    </a:xfrm>
                    <a:prstGeom prst="rect">
                      <a:avLst/>
                    </a:prstGeom>
                  </pic:spPr>
                </pic:pic>
              </a:graphicData>
            </a:graphic>
          </wp:anchor>
        </w:drawing>
      </w:r>
    </w:p>
    <w:p>
      <w:pPr>
        <w:pStyle w:val="Normal"/>
        <w:spacing w:lineRule="exact" w:line="202"/>
        <w:rPr>
          <w:rFonts w:ascii="Times New Roman" w:hAnsi="Times New Roman" w:eastAsia="Times New Roman"/>
        </w:rPr>
      </w:pPr>
      <w:r>
        <w:rPr>
          <w:rFonts w:eastAsia="Times New Roman" w:ascii="Times New Roman" w:hAnsi="Times New Roman"/>
        </w:rPr>
      </w:r>
    </w:p>
    <w:p>
      <w:pPr>
        <w:pStyle w:val="Normal"/>
        <w:spacing w:lineRule="atLeast" w:line="0"/>
        <w:ind w:left="5580"/>
        <w:rPr>
          <w:rFonts w:ascii="Arial" w:hAnsi="Arial" w:eastAsia="Arial"/>
          <w:color w:val="FF0000"/>
        </w:rPr>
      </w:pPr>
      <w:r>
        <w:rPr>
          <w:rFonts w:eastAsia="Arial" w:ascii="Arial" w:hAnsi="Arial"/>
          <w:color w:val="FF0000"/>
        </w:rPr>
        <w:t>Handmatig</w:t>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60"/>
        <w:rPr>
          <w:rFonts w:ascii="Times New Roman" w:hAnsi="Times New Roman" w:eastAsia="Times New Roman"/>
        </w:rPr>
      </w:pPr>
      <w:r>
        <w:rPr>
          <w:rFonts w:eastAsia="Times New Roman" w:ascii="Times New Roman" w:hAnsi="Times New Roman"/>
        </w:rPr>
      </w:r>
    </w:p>
    <w:p>
      <w:pPr>
        <w:pStyle w:val="Normal"/>
        <w:spacing w:lineRule="atLeast" w:line="0"/>
        <w:ind w:left="5580"/>
        <w:rPr>
          <w:rFonts w:ascii="Arial" w:hAnsi="Arial" w:eastAsia="Arial"/>
          <w:color w:val="0000FF"/>
        </w:rPr>
      </w:pPr>
      <w:r>
        <w:rPr>
          <w:rFonts w:eastAsia="Arial" w:ascii="Arial" w:hAnsi="Arial"/>
          <w:color w:val="0000FF"/>
        </w:rPr>
        <w:t>Framework</w:t>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19"/>
        <w:rPr>
          <w:rFonts w:ascii="Times New Roman" w:hAnsi="Times New Roman" w:eastAsia="Times New Roman"/>
        </w:rPr>
      </w:pPr>
      <w:r>
        <w:rPr>
          <w:rFonts w:eastAsia="Times New Roman" w:ascii="Times New Roman" w:hAnsi="Times New Roman"/>
        </w:rPr>
      </w:r>
    </w:p>
    <w:p>
      <w:pPr>
        <w:pStyle w:val="Normal"/>
        <w:spacing w:lineRule="atLeast" w:line="0"/>
        <w:ind w:left="6140"/>
        <w:rPr>
          <w:rFonts w:ascii="Arial" w:hAnsi="Arial" w:eastAsia="Arial"/>
        </w:rPr>
      </w:pPr>
      <w:r>
        <w:rPr>
          <w:rFonts w:eastAsia="Arial" w:ascii="Arial" w:hAnsi="Arial"/>
        </w:rPr>
        <w:t>Aantal MCP Tools/Endpoints</w:t>
      </w:r>
    </w:p>
    <w:p>
      <w:pPr>
        <w:pStyle w:val="Normal"/>
        <w:spacing w:lineRule="exact" w:line="313"/>
        <w:rPr>
          <w:rFonts w:ascii="Times New Roman" w:hAnsi="Times New Roman" w:eastAsia="Times New Roman"/>
        </w:rPr>
      </w:pPr>
      <w:r>
        <w:rPr>
          <w:rFonts w:eastAsia="Times New Roman" w:ascii="Times New Roman" w:hAnsi="Times New Roman"/>
        </w:rPr>
      </w:r>
    </w:p>
    <w:p>
      <w:pPr>
        <w:pStyle w:val="Normal"/>
        <w:spacing w:lineRule="auto" w:line="271"/>
        <w:jc w:val="both"/>
        <w:rPr>
          <w:rFonts w:ascii="Arial" w:hAnsi="Arial" w:eastAsia="Arial"/>
        </w:rPr>
      </w:pPr>
      <w:r>
        <w:rPr>
          <w:rFonts w:eastAsia="Arial" w:ascii="Arial" w:hAnsi="Arial"/>
        </w:rPr>
        <w:t>Figuur 3: Mock-up: Verwachte tijdsbesteding. Naarmate de complexiteit van de MCP-server toe-neemt, blijft de scantijd van het framework nagenoeg constant, terwijl handmatige review lineair toeneemt.</w:t>
      </w:r>
    </w:p>
    <w:p>
      <w:pPr>
        <w:pStyle w:val="Normal"/>
        <w:spacing w:lineRule="exact" w:line="20"/>
        <w:rPr>
          <w:rFonts w:ascii="Times New Roman" w:hAnsi="Times New Roman" w:eastAsia="Times New Roman"/>
        </w:rPr>
      </w:pPr>
      <w:r>
        <w:rPr>
          <w:rFonts w:eastAsia="Times New Roman" w:ascii="Times New Roman" w:hAnsi="Times New Roman"/>
        </w:rPr>
        <w:drawing>
          <wp:anchor behindDoc="1" distT="0" distB="0" distL="0" distR="0" simplePos="0" locked="0" layoutInCell="1" allowOverlap="1" relativeHeight="19">
            <wp:simplePos x="0" y="0"/>
            <wp:positionH relativeFrom="column">
              <wp:posOffset>5636260</wp:posOffset>
            </wp:positionH>
            <wp:positionV relativeFrom="paragraph">
              <wp:posOffset>488315</wp:posOffset>
            </wp:positionV>
            <wp:extent cx="702310" cy="396240"/>
            <wp:effectExtent l="0" t="0" r="0" b="0"/>
            <wp:wrapNone/>
            <wp:docPr id="18" name="Afbeelding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fbeelding 17" descr=""/>
                    <pic:cNvPicPr>
                      <a:picLocks noChangeAspect="1" noChangeArrowheads="1"/>
                    </pic:cNvPicPr>
                  </pic:nvPicPr>
                  <pic:blipFill>
                    <a:blip r:embed="rId28"/>
                    <a:stretch>
                      <a:fillRect/>
                    </a:stretch>
                  </pic:blipFill>
                  <pic:spPr bwMode="auto">
                    <a:xfrm>
                      <a:off x="0" y="0"/>
                      <a:ext cx="702310" cy="396240"/>
                    </a:xfrm>
                    <a:prstGeom prst="rect">
                      <a:avLst/>
                    </a:prstGeom>
                  </pic:spPr>
                </pic:pic>
              </a:graphicData>
            </a:graphic>
          </wp:anchor>
        </w:drawing>
      </w:r>
    </w:p>
    <w:p>
      <w:pPr>
        <w:sectPr>
          <w:type w:val="continuous"/>
          <w:pgSz w:w="11906" w:h="16838"/>
          <w:pgMar w:left="960" w:right="686" w:gutter="0" w:header="0" w:top="413" w:footer="0" w:bottom="0"/>
          <w:formProt w:val="false"/>
          <w:textDirection w:val="lrTb"/>
          <w:docGrid w:type="default" w:linePitch="360" w:charSpace="8192"/>
        </w:sectPr>
      </w:pP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399"/>
        <w:rPr>
          <w:rFonts w:ascii="Times New Roman" w:hAnsi="Times New Roman" w:eastAsia="Times New Roman"/>
        </w:rPr>
      </w:pPr>
      <w:r>
        <w:rPr>
          <w:rFonts w:eastAsia="Times New Roman" w:ascii="Times New Roman" w:hAnsi="Times New Roman"/>
        </w:rPr>
      </w:r>
    </w:p>
    <w:p>
      <w:pPr>
        <w:pStyle w:val="Normal"/>
        <w:spacing w:lineRule="atLeast" w:line="0"/>
        <w:rPr>
          <w:rFonts w:ascii="Arial" w:hAnsi="Arial" w:eastAsia="Arial"/>
          <w:b/>
          <w:sz w:val="18"/>
        </w:rPr>
      </w:pPr>
      <w:r>
        <w:rPr>
          <w:rFonts w:eastAsia="Arial" w:ascii="Arial" w:hAnsi="Arial"/>
          <w:b/>
          <w:sz w:val="18"/>
        </w:rPr>
        <w:t>Professionele bachelor toegepaste informatica</w:t>
      </w:r>
    </w:p>
    <w:sectPr>
      <w:type w:val="continuous"/>
      <w:pgSz w:w="11906" w:h="16838"/>
      <w:pgMar w:left="960" w:right="686" w:gutter="0" w:header="0" w:top="413" w:footer="0" w:bottom="0"/>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erif">
    <w:altName w:val="Times New Roman"/>
    <w:charset w:val="00"/>
    <w:family w:val="swiss"/>
    <w:pitch w:val="variable"/>
  </w:font>
  <w:font w:name="Liberation Mono">
    <w:altName w:val="Courier New"/>
    <w:charset w:val="00"/>
    <w:family w:val="roman"/>
    <w:pitch w:val="variable"/>
  </w:font>
  <w:font w:name="Liberation Sans">
    <w:altName w:val="Arial"/>
    <w:charset w:val="00"/>
    <w:family w:val="roman"/>
    <w:pitch w:val="variable"/>
  </w:font>
  <w:font w:name="Arial">
    <w:charset w:val="00"/>
    <w:family w:val="roman"/>
    <w:pitch w:val="variable"/>
  </w:font>
  <w:font w:name="Courier New">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0"/>
      </w:pPr>
      <w:rPr>
        <w:rFonts w:ascii="Symbol" w:hAnsi="Symbol" w:cs="Symbol" w:hint="default"/>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2">
    <w:lvl w:ilvl="0">
      <w:start w:val="1"/>
      <w:numFmt w:val="bullet"/>
      <w:lvlText w:val=""/>
      <w:lvlJc w:val="left"/>
      <w:pPr>
        <w:tabs>
          <w:tab w:val="num" w:pos="0"/>
        </w:tabs>
        <w:ind w:left="0" w:hanging="0"/>
      </w:pPr>
      <w:rPr>
        <w:rFonts w:ascii="Symbol" w:hAnsi="Symbol" w:cs="Symbol" w:hint="default"/>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3">
    <w:lvl w:ilvl="0">
      <w:start w:val="1"/>
      <w:numFmt w:val="bullet"/>
      <w:lvlText w:val=""/>
      <w:lvlJc w:val="left"/>
      <w:pPr>
        <w:tabs>
          <w:tab w:val="num" w:pos="0"/>
        </w:tabs>
        <w:ind w:left="0" w:hanging="0"/>
      </w:pPr>
      <w:rPr>
        <w:rFonts w:ascii="Symbol" w:hAnsi="Symbol" w:cs="Symbol" w:hint="default"/>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4">
    <w:lvl w:ilvl="0">
      <w:start w:val="1"/>
      <w:numFmt w:val="decimal"/>
      <w:lvlText w:val="%1."/>
      <w:lvlJc w:val="left"/>
      <w:pPr>
        <w:tabs>
          <w:tab w:val="num" w:pos="0"/>
        </w:tabs>
        <w:ind w:left="0" w:hanging="0"/>
      </w:pPr>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5">
    <w:lvl w:ilvl="0">
      <w:start w:val="2"/>
      <w:numFmt w:val="decimal"/>
      <w:lvlText w:val="%1."/>
      <w:lvlJc w:val="left"/>
      <w:pPr>
        <w:tabs>
          <w:tab w:val="num" w:pos="0"/>
        </w:tabs>
        <w:ind w:left="0" w:hanging="0"/>
      </w:pPr>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6">
    <w:lvl w:ilvl="0">
      <w:start w:val="1"/>
      <w:numFmt w:val="decimal"/>
      <w:lvlText w:val="%1"/>
      <w:lvlJc w:val="left"/>
      <w:pPr>
        <w:tabs>
          <w:tab w:val="num" w:pos="0"/>
        </w:tabs>
        <w:ind w:left="0" w:hanging="0"/>
      </w:pPr>
      <w:rPr/>
    </w:lvl>
    <w:lvl w:ilvl="1">
      <w:start w:val="2"/>
      <w:numFmt w:val="decimal"/>
      <w:lvlText w:val="%2."/>
      <w:lvlJc w:val="left"/>
      <w:pPr>
        <w:tabs>
          <w:tab w:val="num" w:pos="0"/>
        </w:tabs>
        <w:ind w:left="0" w:hanging="0"/>
      </w:pPr>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7">
    <w:lvl w:ilvl="0">
      <w:start w:val="4"/>
      <w:numFmt w:val="decimal"/>
      <w:lvlText w:val="%1."/>
      <w:lvlJc w:val="left"/>
      <w:pPr>
        <w:tabs>
          <w:tab w:val="num" w:pos="0"/>
        </w:tabs>
        <w:ind w:left="0" w:hanging="0"/>
      </w:pPr>
      <w:rPr/>
    </w:lvl>
    <w:lvl w:ilvl="1">
      <w:start w:val="1"/>
      <w:numFmt w:val="decimal"/>
      <w:lvlText w:val="%2"/>
      <w:lvlJc w:val="left"/>
      <w:pPr>
        <w:tabs>
          <w:tab w:val="num" w:pos="0"/>
        </w:tabs>
        <w:ind w:left="0" w:hanging="0"/>
      </w:pPr>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8">
    <w:lvl w:ilvl="0">
      <w:start w:val="1"/>
      <w:numFmt w:val="decimal"/>
      <w:lvlText w:val="%1."/>
      <w:lvlJc w:val="left"/>
      <w:pPr>
        <w:tabs>
          <w:tab w:val="num" w:pos="0"/>
        </w:tabs>
        <w:ind w:left="0" w:hanging="0"/>
      </w:pPr>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9">
    <w:lvl w:ilvl="0">
      <w:start w:val="1"/>
      <w:numFmt w:val="decimal"/>
      <w:lvlText w:val="%1"/>
      <w:lvlJc w:val="left"/>
      <w:pPr>
        <w:tabs>
          <w:tab w:val="num" w:pos="0"/>
        </w:tabs>
        <w:ind w:left="0" w:hanging="0"/>
      </w:pPr>
      <w:rPr/>
    </w:lvl>
    <w:lvl w:ilvl="1">
      <w:start w:val="1"/>
      <w:numFmt w:val="decimal"/>
      <w:lvlText w:val="%2"/>
      <w:lvlJc w:val="left"/>
      <w:pPr>
        <w:tabs>
          <w:tab w:val="num" w:pos="0"/>
        </w:tabs>
        <w:ind w:left="0" w:hanging="0"/>
      </w:pPr>
      <w:rPr/>
    </w:lvl>
    <w:lvl w:ilvl="2">
      <w:start w:val="1"/>
      <w:numFmt w:val="decimal"/>
      <w:lvlText w:val="%3"/>
      <w:lvlJc w:val="left"/>
      <w:pPr>
        <w:tabs>
          <w:tab w:val="num" w:pos="0"/>
        </w:tabs>
        <w:ind w:left="0" w:hanging="0"/>
      </w:pPr>
      <w:rPr/>
    </w:lvl>
    <w:lvl w:ilvl="3">
      <w:start w:val="1"/>
      <w:numFmt w:val="decimal"/>
      <w:lvlText w:val="%4"/>
      <w:lvlJc w:val="left"/>
      <w:pPr>
        <w:tabs>
          <w:tab w:val="num" w:pos="0"/>
        </w:tabs>
        <w:ind w:left="0" w:hanging="0"/>
      </w:pPr>
      <w:rPr/>
    </w:lvl>
    <w:lvl w:ilvl="4">
      <w:start w:val="1"/>
      <w:numFmt w:val="decimal"/>
      <w:lvlText w:val="%5."/>
      <w:lvlJc w:val="left"/>
      <w:pPr>
        <w:tabs>
          <w:tab w:val="num" w:pos="0"/>
        </w:tabs>
        <w:ind w:left="0" w:hanging="0"/>
      </w:pPr>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10">
    <w:lvl w:ilvl="0">
      <w:start w:val="1"/>
      <w:numFmt w:val="decimal"/>
      <w:lvlText w:val="%1"/>
      <w:lvlJc w:val="left"/>
      <w:pPr>
        <w:tabs>
          <w:tab w:val="num" w:pos="0"/>
        </w:tabs>
        <w:ind w:left="0" w:hanging="0"/>
      </w:pPr>
      <w:rPr/>
    </w:lvl>
    <w:lvl w:ilvl="1">
      <w:start w:val="2"/>
      <w:numFmt w:val="decimal"/>
      <w:lvlText w:val="%2."/>
      <w:lvlJc w:val="left"/>
      <w:pPr>
        <w:tabs>
          <w:tab w:val="num" w:pos="0"/>
        </w:tabs>
        <w:ind w:left="0" w:hanging="0"/>
      </w:pPr>
      <w:rPr/>
    </w:lvl>
    <w:lvl w:ilvl="2">
      <w:start w:val="1"/>
      <w:numFmt w:val="decimal"/>
      <w:lvlText w:val="%3"/>
      <w:lvlJc w:val="left"/>
      <w:pPr>
        <w:tabs>
          <w:tab w:val="num" w:pos="0"/>
        </w:tabs>
        <w:ind w:left="0" w:hanging="0"/>
      </w:pPr>
      <w:rPr/>
    </w:lvl>
    <w:lvl w:ilvl="3">
      <w:start w:val="1"/>
      <w:numFmt w:val="decimal"/>
      <w:lvlText w:val="%4"/>
      <w:lvlJc w:val="left"/>
      <w:pPr>
        <w:tabs>
          <w:tab w:val="num" w:pos="0"/>
        </w:tabs>
        <w:ind w:left="0" w:hanging="0"/>
      </w:pPr>
      <w:rPr/>
    </w:lvl>
    <w:lvl w:ilvl="4">
      <w:start w:val="1"/>
      <w:numFmt w:val="decimal"/>
      <w:lvlText w:val="%5"/>
      <w:lvlJc w:val="left"/>
      <w:pPr>
        <w:tabs>
          <w:tab w:val="num" w:pos="0"/>
        </w:tabs>
        <w:ind w:left="0" w:hanging="0"/>
      </w:pPr>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11">
    <w:lvl w:ilvl="0">
      <w:start w:val="3"/>
      <w:numFmt w:val="decimal"/>
      <w:lvlText w:val="%1."/>
      <w:lvlJc w:val="left"/>
      <w:pPr>
        <w:tabs>
          <w:tab w:val="num" w:pos="0"/>
        </w:tabs>
        <w:ind w:left="0" w:hanging="0"/>
      </w:pPr>
      <w:rPr/>
    </w:lvl>
    <w:lvl w:ilvl="1">
      <w:start w:val="1"/>
      <w:numFmt w:val="decimal"/>
      <w:lvlText w:val="%2"/>
      <w:lvlJc w:val="left"/>
      <w:pPr>
        <w:tabs>
          <w:tab w:val="num" w:pos="0"/>
        </w:tabs>
        <w:ind w:left="0" w:hanging="0"/>
      </w:pPr>
      <w:rPr/>
    </w:lvl>
    <w:lvl w:ilvl="2">
      <w:start w:val="4"/>
      <w:numFmt w:val="decimal"/>
      <w:lvlText w:val="%3."/>
      <w:lvlJc w:val="left"/>
      <w:pPr>
        <w:tabs>
          <w:tab w:val="num" w:pos="0"/>
        </w:tabs>
        <w:ind w:left="0" w:hanging="0"/>
      </w:pPr>
      <w:rPr/>
    </w:lvl>
    <w:lvl w:ilvl="3">
      <w:start w:val="5"/>
      <w:numFmt w:val="decimal"/>
      <w:lvlText w:val="%4."/>
      <w:lvlJc w:val="left"/>
      <w:pPr>
        <w:tabs>
          <w:tab w:val="num" w:pos="0"/>
        </w:tabs>
        <w:ind w:left="0" w:hanging="0"/>
      </w:pPr>
      <w:rPr/>
    </w:lvl>
    <w:lvl w:ilvl="4">
      <w:start w:val="5"/>
      <w:numFmt w:val="decimal"/>
      <w:lvlText w:val="%5."/>
      <w:lvlJc w:val="left"/>
      <w:pPr>
        <w:tabs>
          <w:tab w:val="num" w:pos="0"/>
        </w:tabs>
        <w:ind w:left="0" w:hanging="0"/>
      </w:pPr>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12">
    <w:lvl w:ilvl="0">
      <w:start w:val="1"/>
      <w:numFmt w:val="bullet"/>
      <w:lvlText w:val=""/>
      <w:lvlJc w:val="left"/>
      <w:pPr>
        <w:tabs>
          <w:tab w:val="num" w:pos="0"/>
        </w:tabs>
        <w:ind w:left="0" w:hanging="0"/>
      </w:pPr>
      <w:rPr>
        <w:rFonts w:ascii="Symbol" w:hAnsi="Symbol" w:cs="Symbol" w:hint="default"/>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13">
    <w:lvl w:ilvl="0">
      <w:start w:val="1"/>
      <w:numFmt w:val="decimal"/>
      <w:lvlText w:val="%1."/>
      <w:lvlJc w:val="left"/>
      <w:pPr>
        <w:tabs>
          <w:tab w:val="num" w:pos="0"/>
        </w:tabs>
        <w:ind w:left="0" w:hanging="0"/>
      </w:pPr>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14">
    <w:lvl w:ilvl="0">
      <w:start w:val="7"/>
      <w:numFmt w:val="decimal"/>
      <w:lvlText w:val="%1."/>
      <w:lvlJc w:val="left"/>
      <w:pPr>
        <w:tabs>
          <w:tab w:val="num" w:pos="0"/>
        </w:tabs>
        <w:ind w:left="0" w:hanging="0"/>
      </w:pPr>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15">
    <w:lvl w:ilvl="0">
      <w:start w:val="1"/>
      <w:numFmt w:val="decimal"/>
      <w:lvlText w:val="%1."/>
      <w:lvlJc w:val="left"/>
      <w:pPr>
        <w:tabs>
          <w:tab w:val="num" w:pos="0"/>
        </w:tabs>
        <w:ind w:left="0" w:hanging="0"/>
      </w:pPr>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1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decimal"/>
      <w:lvlText w:val="%1."/>
      <w:lvlJc w:val="left"/>
      <w:pPr>
        <w:tabs>
          <w:tab w:val="num" w:pos="728"/>
        </w:tabs>
        <w:ind w:left="728" w:hanging="360"/>
      </w:pPr>
      <w:rPr/>
    </w:lvl>
    <w:lvl w:ilvl="1">
      <w:start w:val="1"/>
      <w:numFmt w:val="decimal"/>
      <w:lvlText w:val="%2."/>
      <w:lvlJc w:val="left"/>
      <w:pPr>
        <w:tabs>
          <w:tab w:val="num" w:pos="1088"/>
        </w:tabs>
        <w:ind w:left="1088" w:hanging="360"/>
      </w:pPr>
      <w:rPr/>
    </w:lvl>
    <w:lvl w:ilvl="2">
      <w:start w:val="1"/>
      <w:numFmt w:val="decimal"/>
      <w:lvlText w:val="%3."/>
      <w:lvlJc w:val="left"/>
      <w:pPr>
        <w:tabs>
          <w:tab w:val="num" w:pos="1448"/>
        </w:tabs>
        <w:ind w:left="1448" w:hanging="360"/>
      </w:pPr>
      <w:rPr/>
    </w:lvl>
    <w:lvl w:ilvl="3">
      <w:start w:val="1"/>
      <w:numFmt w:val="decimal"/>
      <w:lvlText w:val="%4."/>
      <w:lvlJc w:val="left"/>
      <w:pPr>
        <w:tabs>
          <w:tab w:val="num" w:pos="1808"/>
        </w:tabs>
        <w:ind w:left="1808" w:hanging="360"/>
      </w:pPr>
      <w:rPr/>
    </w:lvl>
    <w:lvl w:ilvl="4">
      <w:start w:val="1"/>
      <w:numFmt w:val="decimal"/>
      <w:lvlText w:val="%5."/>
      <w:lvlJc w:val="left"/>
      <w:pPr>
        <w:tabs>
          <w:tab w:val="num" w:pos="2168"/>
        </w:tabs>
        <w:ind w:left="2168" w:hanging="360"/>
      </w:pPr>
      <w:rPr/>
    </w:lvl>
    <w:lvl w:ilvl="5">
      <w:start w:val="1"/>
      <w:numFmt w:val="decimal"/>
      <w:lvlText w:val="%6."/>
      <w:lvlJc w:val="left"/>
      <w:pPr>
        <w:tabs>
          <w:tab w:val="num" w:pos="2528"/>
        </w:tabs>
        <w:ind w:left="2528" w:hanging="360"/>
      </w:pPr>
      <w:rPr/>
    </w:lvl>
    <w:lvl w:ilvl="6">
      <w:start w:val="1"/>
      <w:numFmt w:val="decimal"/>
      <w:lvlText w:val="%7."/>
      <w:lvlJc w:val="left"/>
      <w:pPr>
        <w:tabs>
          <w:tab w:val="num" w:pos="2888"/>
        </w:tabs>
        <w:ind w:left="2888" w:hanging="360"/>
      </w:pPr>
      <w:rPr/>
    </w:lvl>
    <w:lvl w:ilvl="7">
      <w:start w:val="1"/>
      <w:numFmt w:val="decimal"/>
      <w:lvlText w:val="%8."/>
      <w:lvlJc w:val="left"/>
      <w:pPr>
        <w:tabs>
          <w:tab w:val="num" w:pos="3248"/>
        </w:tabs>
        <w:ind w:left="3248" w:hanging="360"/>
      </w:pPr>
      <w:rPr/>
    </w:lvl>
    <w:lvl w:ilvl="8">
      <w:start w:val="1"/>
      <w:numFmt w:val="decimal"/>
      <w:lvlText w:val="%9."/>
      <w:lvlJc w:val="left"/>
      <w:pPr>
        <w:tabs>
          <w:tab w:val="num" w:pos="3608"/>
        </w:tabs>
        <w:ind w:left="3608" w:hanging="360"/>
      </w:pPr>
      <w:rPr/>
    </w:lvl>
  </w:abstractNum>
  <w:abstractNum w:abstractNumId="25">
    <w:lvl w:ilvl="0">
      <w:start w:val="1"/>
      <w:numFmt w:val="decimal"/>
      <w:lvlText w:val="%1."/>
      <w:lvlJc w:val="left"/>
      <w:pPr>
        <w:tabs>
          <w:tab w:val="num" w:pos="728"/>
        </w:tabs>
        <w:ind w:left="728" w:hanging="360"/>
      </w:pPr>
      <w:rPr/>
    </w:lvl>
    <w:lvl w:ilvl="1">
      <w:start w:val="1"/>
      <w:numFmt w:val="decimal"/>
      <w:lvlText w:val="%2."/>
      <w:lvlJc w:val="left"/>
      <w:pPr>
        <w:tabs>
          <w:tab w:val="num" w:pos="1088"/>
        </w:tabs>
        <w:ind w:left="1088" w:hanging="360"/>
      </w:pPr>
      <w:rPr/>
    </w:lvl>
    <w:lvl w:ilvl="2">
      <w:start w:val="1"/>
      <w:numFmt w:val="decimal"/>
      <w:lvlText w:val="%3."/>
      <w:lvlJc w:val="left"/>
      <w:pPr>
        <w:tabs>
          <w:tab w:val="num" w:pos="1448"/>
        </w:tabs>
        <w:ind w:left="1448" w:hanging="360"/>
      </w:pPr>
      <w:rPr/>
    </w:lvl>
    <w:lvl w:ilvl="3">
      <w:start w:val="1"/>
      <w:numFmt w:val="decimal"/>
      <w:lvlText w:val="%4."/>
      <w:lvlJc w:val="left"/>
      <w:pPr>
        <w:tabs>
          <w:tab w:val="num" w:pos="1808"/>
        </w:tabs>
        <w:ind w:left="1808" w:hanging="360"/>
      </w:pPr>
      <w:rPr/>
    </w:lvl>
    <w:lvl w:ilvl="4">
      <w:start w:val="1"/>
      <w:numFmt w:val="decimal"/>
      <w:lvlText w:val="%5."/>
      <w:lvlJc w:val="left"/>
      <w:pPr>
        <w:tabs>
          <w:tab w:val="num" w:pos="2168"/>
        </w:tabs>
        <w:ind w:left="2168" w:hanging="360"/>
      </w:pPr>
      <w:rPr/>
    </w:lvl>
    <w:lvl w:ilvl="5">
      <w:start w:val="1"/>
      <w:numFmt w:val="decimal"/>
      <w:lvlText w:val="%6."/>
      <w:lvlJc w:val="left"/>
      <w:pPr>
        <w:tabs>
          <w:tab w:val="num" w:pos="2528"/>
        </w:tabs>
        <w:ind w:left="2528" w:hanging="360"/>
      </w:pPr>
      <w:rPr/>
    </w:lvl>
    <w:lvl w:ilvl="6">
      <w:start w:val="1"/>
      <w:numFmt w:val="decimal"/>
      <w:lvlText w:val="%7."/>
      <w:lvlJc w:val="left"/>
      <w:pPr>
        <w:tabs>
          <w:tab w:val="num" w:pos="2888"/>
        </w:tabs>
        <w:ind w:left="2888" w:hanging="360"/>
      </w:pPr>
      <w:rPr/>
    </w:lvl>
    <w:lvl w:ilvl="7">
      <w:start w:val="1"/>
      <w:numFmt w:val="decimal"/>
      <w:lvlText w:val="%8."/>
      <w:lvlJc w:val="left"/>
      <w:pPr>
        <w:tabs>
          <w:tab w:val="num" w:pos="3248"/>
        </w:tabs>
        <w:ind w:left="3248" w:hanging="360"/>
      </w:pPr>
      <w:rPr/>
    </w:lvl>
    <w:lvl w:ilvl="8">
      <w:start w:val="1"/>
      <w:numFmt w:val="decimal"/>
      <w:lvlText w:val="%9."/>
      <w:lvlJc w:val="left"/>
      <w:pPr>
        <w:tabs>
          <w:tab w:val="num" w:pos="3608"/>
        </w:tabs>
        <w:ind w:left="3608" w:hanging="360"/>
      </w:pPr>
      <w:rPr/>
    </w:lvl>
  </w:abstractNum>
  <w:abstractNum w:abstractNumId="26">
    <w:lvl w:ilvl="0">
      <w:start w:val="1"/>
      <w:numFmt w:val="decimal"/>
      <w:lvlText w:val="%1."/>
      <w:lvlJc w:val="left"/>
      <w:pPr>
        <w:tabs>
          <w:tab w:val="num" w:pos="728"/>
        </w:tabs>
        <w:ind w:left="728" w:hanging="360"/>
      </w:pPr>
      <w:rPr/>
    </w:lvl>
    <w:lvl w:ilvl="1">
      <w:start w:val="1"/>
      <w:numFmt w:val="decimal"/>
      <w:lvlText w:val="%2."/>
      <w:lvlJc w:val="left"/>
      <w:pPr>
        <w:tabs>
          <w:tab w:val="num" w:pos="1088"/>
        </w:tabs>
        <w:ind w:left="1088" w:hanging="360"/>
      </w:pPr>
      <w:rPr/>
    </w:lvl>
    <w:lvl w:ilvl="2">
      <w:start w:val="1"/>
      <w:numFmt w:val="decimal"/>
      <w:lvlText w:val="%3."/>
      <w:lvlJc w:val="left"/>
      <w:pPr>
        <w:tabs>
          <w:tab w:val="num" w:pos="1448"/>
        </w:tabs>
        <w:ind w:left="1448" w:hanging="360"/>
      </w:pPr>
      <w:rPr/>
    </w:lvl>
    <w:lvl w:ilvl="3">
      <w:start w:val="1"/>
      <w:numFmt w:val="decimal"/>
      <w:lvlText w:val="%4."/>
      <w:lvlJc w:val="left"/>
      <w:pPr>
        <w:tabs>
          <w:tab w:val="num" w:pos="1808"/>
        </w:tabs>
        <w:ind w:left="1808" w:hanging="360"/>
      </w:pPr>
      <w:rPr/>
    </w:lvl>
    <w:lvl w:ilvl="4">
      <w:start w:val="1"/>
      <w:numFmt w:val="decimal"/>
      <w:lvlText w:val="%5."/>
      <w:lvlJc w:val="left"/>
      <w:pPr>
        <w:tabs>
          <w:tab w:val="num" w:pos="2168"/>
        </w:tabs>
        <w:ind w:left="2168" w:hanging="360"/>
      </w:pPr>
      <w:rPr/>
    </w:lvl>
    <w:lvl w:ilvl="5">
      <w:start w:val="1"/>
      <w:numFmt w:val="decimal"/>
      <w:lvlText w:val="%6."/>
      <w:lvlJc w:val="left"/>
      <w:pPr>
        <w:tabs>
          <w:tab w:val="num" w:pos="2528"/>
        </w:tabs>
        <w:ind w:left="2528" w:hanging="360"/>
      </w:pPr>
      <w:rPr/>
    </w:lvl>
    <w:lvl w:ilvl="6">
      <w:start w:val="1"/>
      <w:numFmt w:val="decimal"/>
      <w:lvlText w:val="%7."/>
      <w:lvlJc w:val="left"/>
      <w:pPr>
        <w:tabs>
          <w:tab w:val="num" w:pos="2888"/>
        </w:tabs>
        <w:ind w:left="2888" w:hanging="360"/>
      </w:pPr>
      <w:rPr/>
    </w:lvl>
    <w:lvl w:ilvl="7">
      <w:start w:val="1"/>
      <w:numFmt w:val="decimal"/>
      <w:lvlText w:val="%8."/>
      <w:lvlJc w:val="left"/>
      <w:pPr>
        <w:tabs>
          <w:tab w:val="num" w:pos="3248"/>
        </w:tabs>
        <w:ind w:left="3248" w:hanging="360"/>
      </w:pPr>
      <w:rPr/>
    </w:lvl>
    <w:lvl w:ilvl="8">
      <w:start w:val="1"/>
      <w:numFmt w:val="decimal"/>
      <w:lvlText w:val="%9."/>
      <w:lvlJc w:val="left"/>
      <w:pPr>
        <w:tabs>
          <w:tab w:val="num" w:pos="3608"/>
        </w:tabs>
        <w:ind w:left="3608" w:hanging="360"/>
      </w:pPr>
      <w:rPr/>
    </w:lvl>
  </w:abstractNum>
  <w:abstractNum w:abstractNumId="27">
    <w:lvl w:ilvl="0">
      <w:start w:val="1"/>
      <w:numFmt w:val="decimal"/>
      <w:lvlText w:val="%1."/>
      <w:lvlJc w:val="left"/>
      <w:pPr>
        <w:tabs>
          <w:tab w:val="num" w:pos="728"/>
        </w:tabs>
        <w:ind w:left="728" w:hanging="360"/>
      </w:pPr>
      <w:rPr/>
    </w:lvl>
    <w:lvl w:ilvl="1">
      <w:start w:val="1"/>
      <w:numFmt w:val="decimal"/>
      <w:lvlText w:val="%2."/>
      <w:lvlJc w:val="left"/>
      <w:pPr>
        <w:tabs>
          <w:tab w:val="num" w:pos="1088"/>
        </w:tabs>
        <w:ind w:left="1088" w:hanging="360"/>
      </w:pPr>
      <w:rPr/>
    </w:lvl>
    <w:lvl w:ilvl="2">
      <w:start w:val="1"/>
      <w:numFmt w:val="decimal"/>
      <w:lvlText w:val="%3."/>
      <w:lvlJc w:val="left"/>
      <w:pPr>
        <w:tabs>
          <w:tab w:val="num" w:pos="1448"/>
        </w:tabs>
        <w:ind w:left="1448" w:hanging="360"/>
      </w:pPr>
      <w:rPr/>
    </w:lvl>
    <w:lvl w:ilvl="3">
      <w:start w:val="1"/>
      <w:numFmt w:val="decimal"/>
      <w:lvlText w:val="%4."/>
      <w:lvlJc w:val="left"/>
      <w:pPr>
        <w:tabs>
          <w:tab w:val="num" w:pos="1808"/>
        </w:tabs>
        <w:ind w:left="1808" w:hanging="360"/>
      </w:pPr>
      <w:rPr/>
    </w:lvl>
    <w:lvl w:ilvl="4">
      <w:start w:val="1"/>
      <w:numFmt w:val="decimal"/>
      <w:lvlText w:val="%5."/>
      <w:lvlJc w:val="left"/>
      <w:pPr>
        <w:tabs>
          <w:tab w:val="num" w:pos="2168"/>
        </w:tabs>
        <w:ind w:left="2168" w:hanging="360"/>
      </w:pPr>
      <w:rPr/>
    </w:lvl>
    <w:lvl w:ilvl="5">
      <w:start w:val="1"/>
      <w:numFmt w:val="decimal"/>
      <w:lvlText w:val="%6."/>
      <w:lvlJc w:val="left"/>
      <w:pPr>
        <w:tabs>
          <w:tab w:val="num" w:pos="2528"/>
        </w:tabs>
        <w:ind w:left="2528" w:hanging="360"/>
      </w:pPr>
      <w:rPr/>
    </w:lvl>
    <w:lvl w:ilvl="6">
      <w:start w:val="1"/>
      <w:numFmt w:val="decimal"/>
      <w:lvlText w:val="%7."/>
      <w:lvlJc w:val="left"/>
      <w:pPr>
        <w:tabs>
          <w:tab w:val="num" w:pos="2888"/>
        </w:tabs>
        <w:ind w:left="2888" w:hanging="360"/>
      </w:pPr>
      <w:rPr/>
    </w:lvl>
    <w:lvl w:ilvl="7">
      <w:start w:val="1"/>
      <w:numFmt w:val="decimal"/>
      <w:lvlText w:val="%8."/>
      <w:lvlJc w:val="left"/>
      <w:pPr>
        <w:tabs>
          <w:tab w:val="num" w:pos="3248"/>
        </w:tabs>
        <w:ind w:left="3248" w:hanging="360"/>
      </w:pPr>
      <w:rPr/>
    </w:lvl>
    <w:lvl w:ilvl="8">
      <w:start w:val="1"/>
      <w:numFmt w:val="decimal"/>
      <w:lvlText w:val="%9."/>
      <w:lvlJc w:val="left"/>
      <w:pPr>
        <w:tabs>
          <w:tab w:val="num" w:pos="3608"/>
        </w:tabs>
        <w:ind w:left="3608" w:hanging="360"/>
      </w:pPr>
      <w:rPr/>
    </w:lvl>
  </w:abstractNum>
  <w:abstractNum w:abstractNumId="28">
    <w:lvl w:ilvl="0">
      <w:start w:val="1"/>
      <w:numFmt w:val="decimal"/>
      <w:lvlText w:val="%1."/>
      <w:lvlJc w:val="left"/>
      <w:pPr>
        <w:tabs>
          <w:tab w:val="num" w:pos="839"/>
        </w:tabs>
        <w:ind w:left="839" w:hanging="360"/>
      </w:pPr>
      <w:rPr/>
    </w:lvl>
    <w:lvl w:ilvl="1">
      <w:start w:val="1"/>
      <w:numFmt w:val="decimal"/>
      <w:lvlText w:val="%2."/>
      <w:lvlJc w:val="left"/>
      <w:pPr>
        <w:tabs>
          <w:tab w:val="num" w:pos="1199"/>
        </w:tabs>
        <w:ind w:left="1199" w:hanging="360"/>
      </w:pPr>
      <w:rPr/>
    </w:lvl>
    <w:lvl w:ilvl="2">
      <w:start w:val="1"/>
      <w:numFmt w:val="decimal"/>
      <w:lvlText w:val="%3."/>
      <w:lvlJc w:val="left"/>
      <w:pPr>
        <w:tabs>
          <w:tab w:val="num" w:pos="1559"/>
        </w:tabs>
        <w:ind w:left="1559" w:hanging="360"/>
      </w:pPr>
      <w:rPr/>
    </w:lvl>
    <w:lvl w:ilvl="3">
      <w:start w:val="1"/>
      <w:numFmt w:val="decimal"/>
      <w:lvlText w:val="%4."/>
      <w:lvlJc w:val="left"/>
      <w:pPr>
        <w:tabs>
          <w:tab w:val="num" w:pos="1919"/>
        </w:tabs>
        <w:ind w:left="1919" w:hanging="360"/>
      </w:pPr>
      <w:rPr/>
    </w:lvl>
    <w:lvl w:ilvl="4">
      <w:start w:val="1"/>
      <w:numFmt w:val="decimal"/>
      <w:lvlText w:val="%5."/>
      <w:lvlJc w:val="left"/>
      <w:pPr>
        <w:tabs>
          <w:tab w:val="num" w:pos="2279"/>
        </w:tabs>
        <w:ind w:left="2279" w:hanging="360"/>
      </w:pPr>
      <w:rPr/>
    </w:lvl>
    <w:lvl w:ilvl="5">
      <w:start w:val="1"/>
      <w:numFmt w:val="decimal"/>
      <w:lvlText w:val="%6."/>
      <w:lvlJc w:val="left"/>
      <w:pPr>
        <w:tabs>
          <w:tab w:val="num" w:pos="2639"/>
        </w:tabs>
        <w:ind w:left="2639" w:hanging="360"/>
      </w:pPr>
      <w:rPr/>
    </w:lvl>
    <w:lvl w:ilvl="6">
      <w:start w:val="1"/>
      <w:numFmt w:val="decimal"/>
      <w:lvlText w:val="%7."/>
      <w:lvlJc w:val="left"/>
      <w:pPr>
        <w:tabs>
          <w:tab w:val="num" w:pos="2999"/>
        </w:tabs>
        <w:ind w:left="2999" w:hanging="360"/>
      </w:pPr>
      <w:rPr/>
    </w:lvl>
    <w:lvl w:ilvl="7">
      <w:start w:val="1"/>
      <w:numFmt w:val="decimal"/>
      <w:lvlText w:val="%8."/>
      <w:lvlJc w:val="left"/>
      <w:pPr>
        <w:tabs>
          <w:tab w:val="num" w:pos="3359"/>
        </w:tabs>
        <w:ind w:left="3359" w:hanging="360"/>
      </w:pPr>
      <w:rPr/>
    </w:lvl>
    <w:lvl w:ilvl="8">
      <w:start w:val="1"/>
      <w:numFmt w:val="decimal"/>
      <w:lvlText w:val="%9."/>
      <w:lvlJc w:val="left"/>
      <w:pPr>
        <w:tabs>
          <w:tab w:val="num" w:pos="3719"/>
        </w:tabs>
        <w:ind w:left="3719" w:hanging="360"/>
      </w:pPr>
      <w:rPr/>
    </w:lvl>
  </w:abstractNum>
  <w:abstractNum w:abstractNumId="2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val="bestFit" w:percent="144"/>
  <w:trackRevisions/>
  <w:defaultTabStop w:val="720"/>
  <w:autoHyphenation w:val="true"/>
  <w:compat>
    <w:compatSetting w:name="compatibilityMode" w:uri="http://schemas.microsoft.com/office/word" w:val="12"/>
  </w:compat>
  <w:themeFontLang w:val="nl-N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lang w:val="nl-NL" w:eastAsia="nl-NL"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before="0" w:after="0"/>
      <w:jc w:val="left"/>
    </w:pPr>
    <w:rPr>
      <w:rFonts w:ascii="Calibri" w:hAnsi="Calibri" w:eastAsia="Calibri" w:cs="Arial"/>
      <w:color w:val="auto"/>
      <w:kern w:val="0"/>
      <w:sz w:val="20"/>
      <w:szCs w:val="20"/>
      <w:lang w:val="nl-NL" w:eastAsia="nl-NL" w:bidi="ar-SA"/>
    </w:rPr>
  </w:style>
  <w:style w:type="paragraph" w:styleId="Heading2">
    <w:name w:val="Heading 2"/>
    <w:basedOn w:val="Kop"/>
    <w:next w:val="BodyText"/>
    <w:qFormat/>
    <w:pPr>
      <w:spacing w:before="200" w:after="120"/>
      <w:outlineLvl w:val="1"/>
    </w:pPr>
    <w:rPr>
      <w:rFonts w:ascii="Liberation Serif" w:hAnsi="Liberation Serif" w:eastAsia="Segoe UI" w:cs="Tahoma"/>
      <w:b/>
      <w:bCs/>
      <w:sz w:val="36"/>
      <w:szCs w:val="36"/>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LineNumber">
    <w:name w:val="Line Number"/>
    <w:rPr/>
  </w:style>
  <w:style w:type="character" w:styleId="Nummeringssymbolen">
    <w:name w:val="Nummeringssymbolen"/>
    <w:qFormat/>
    <w:rPr/>
  </w:style>
  <w:style w:type="character" w:styleId="Strong">
    <w:name w:val="Strong"/>
    <w:qFormat/>
    <w:rPr>
      <w:b/>
      <w:bCs/>
    </w:rPr>
  </w:style>
  <w:style w:type="character" w:styleId="Emphasis">
    <w:name w:val="Emphasis"/>
    <w:qFormat/>
    <w:rPr>
      <w:i/>
      <w:iCs/>
    </w:rPr>
  </w:style>
  <w:style w:type="character" w:styleId="Brontekst">
    <w:name w:val="Brontekst"/>
    <w:qFormat/>
    <w:rPr>
      <w:rFonts w:ascii="Liberation Mono" w:hAnsi="Liberation Mono" w:eastAsia="Liberation Mono" w:cs="Liberation Mono"/>
    </w:rPr>
  </w:style>
  <w:style w:type="paragraph" w:styleId="Kop">
    <w:name w:val="Kop"/>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NoList" w:default="1">
    <w:name w:val="No List"/>
    <w:uiPriority w:val="99"/>
    <w:semiHidden/>
    <w:unhideWhenUsed/>
    <w:qFormat/>
  </w:style>
  <w:style w:type="table" w:default="1" w:styleId="Standaardtabel">
    <w:name w:val="Normal Table"/>
    <w:uiPriority w:val="99"/>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rthur.vanoudenhove@student.hogent.be" TargetMode="External"/><Relationship Id="rId3" Type="http://schemas.openxmlformats.org/officeDocument/2006/relationships/hyperlink" Target="https://github.com/Arthur-VO/bachelorproef" TargetMode="External"/><Relationship Id="rId4" Type="http://schemas.openxmlformats.org/officeDocument/2006/relationships/image" Target="media/image1.jpeg"/><Relationship Id="rId5" Type="http://schemas.openxmlformats.org/officeDocument/2006/relationships/image" Target="media/image2.png"/><Relationship Id="rId6" Type="http://schemas.openxmlformats.org/officeDocument/2006/relationships/image" Target="media/image1.jpeg"/><Relationship Id="rId7" Type="http://schemas.openxmlformats.org/officeDocument/2006/relationships/image" Target="media/image1.jpe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1.jpeg"/><Relationship Id="rId13" Type="http://schemas.openxmlformats.org/officeDocument/2006/relationships/hyperlink" Target="https://www.catonetworks.com/blog/cato-ctrl-poc-attack-targeting-atlassians-mcp/" TargetMode="External"/><Relationship Id="rId14" Type="http://schemas.openxmlformats.org/officeDocument/2006/relationships/hyperlink" Target="https://www.catonetworks.com/blog/cato-ctrl-poc-attack-targeting-atlassians-mcp/" TargetMode="External"/><Relationship Id="rId15" Type="http://schemas.openxmlformats.org/officeDocument/2006/relationships/hyperlink" Target="https://www.catonetworks.com/blog/cato-ctrl-poc-attack-targeting-atlassians-mcp/" TargetMode="External"/><Relationship Id="rId16" Type="http://schemas.openxmlformats.org/officeDocument/2006/relationships/hyperlink" Target="https://arxiv.org/abs/2508.12538" TargetMode="External"/><Relationship Id="rId17" Type="http://schemas.openxmlformats.org/officeDocument/2006/relationships/hyperlink" Target="https://arxiv.org/abs/2508.12538" TargetMode="External"/><Relationship Id="rId18" Type="http://schemas.openxmlformats.org/officeDocument/2006/relationships/hyperlink" Target="https://github.com/invariantlabs/mcp-scanner" TargetMode="External"/><Relationship Id="rId19" Type="http://schemas.openxmlformats.org/officeDocument/2006/relationships/hyperlink" Target="https://github.com/invariantlabs/mcp-scanner" TargetMode="External"/><Relationship Id="rId20" Type="http://schemas.openxmlformats.org/officeDocument/2006/relationships/hyperlink" Target="https://owasp.org/www-project-mcp-top-10/" TargetMode="External"/><Relationship Id="rId21" Type="http://schemas.openxmlformats.org/officeDocument/2006/relationships/hyperlink" Target="https://owasp.org/www-project-mcp-top-10/" TargetMode="External"/><Relationship Id="rId22" Type="http://schemas.openxmlformats.org/officeDocument/2006/relationships/hyperlink" Target="https://arxiv.org/abs/2506.02040" TargetMode="External"/><Relationship Id="rId23" Type="http://schemas.openxmlformats.org/officeDocument/2006/relationships/hyperlink" Target="https://uprootsecurity.com/guide" TargetMode="External"/><Relationship Id="rId24" Type="http://schemas.openxmlformats.org/officeDocument/2006/relationships/hyperlink" Target="https://uprootsecurity.com/guide" TargetMode="External"/><Relationship Id="rId25" Type="http://schemas.openxmlformats.org/officeDocument/2006/relationships/image" Target="media/image1.jpe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1.jpeg"/><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Relationship Id="rId3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thema">
  <a:themeElements>
    <a:clrScheme name="Kantoor">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2D6A0F-ADA9-4F13-BB31-5A7C72ED6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Application>LibreOffice/24.2.0.3$Windows_X86_64 LibreOffice_project/da48488a73ddd66ea24cf16bbc4f7b9c08e9bea1</Application>
  <AppVersion>15.0000</AppVersion>
  <Pages>12</Pages>
  <Words>4711</Words>
  <Characters>28564</Characters>
  <CharactersWithSpaces>32753</CharactersWithSpaces>
  <Paragraphs>517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2026-01-04T12:29:00Z</dcterms:created>
  <dc:creator>Lieven</dc:creator>
  <dc:description/>
  <dc:language>nl-BE</dc:language>
  <cp:lastModifiedBy/>
  <dcterms:modified xsi:type="dcterms:W3CDTF">2026-01-08T03:55:48Z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